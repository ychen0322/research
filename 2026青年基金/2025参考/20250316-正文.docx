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42C0FC4F" w:rsidR="000743E6" w:rsidRDefault="008F7A98" w:rsidP="000B49D7">
      <w:pPr>
        <w:pStyle w:val="section"/>
        <w:ind w:firstLine="480"/>
        <w:rPr>
          <w:rFonts w:hint="eastAsia"/>
          <w:b w:val="0"/>
          <w:bCs/>
        </w:rPr>
      </w:pPr>
      <w:r>
        <w:rPr>
          <w:rFonts w:hint="eastAsia"/>
          <w:b w:val="0"/>
          <w:bCs/>
        </w:rPr>
        <w:t>高超声速武器的高速度、</w:t>
      </w:r>
      <w:r w:rsidR="00556497">
        <w:rPr>
          <w:rFonts w:hint="eastAsia"/>
          <w:b w:val="0"/>
          <w:bCs/>
        </w:rPr>
        <w:t>强毁伤</w:t>
      </w:r>
      <w:r>
        <w:rPr>
          <w:rFonts w:hint="eastAsia"/>
          <w:b w:val="0"/>
          <w:bCs/>
        </w:rPr>
        <w:t>、强突防等特点改写了现代战争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0E2391">
        <w:rPr>
          <w:rFonts w:hint="eastAsia"/>
          <w:b w:val="0"/>
          <w:bCs/>
        </w:rPr>
        <w:fldChar w:fldCharType="begin"/>
      </w:r>
      <w:ins w:id="0" w:author="Yongkai Chen" w:date="2025-03-16T11:29:00Z" w16du:dateUtc="2025-03-16T03:29:00Z">
        <w:r w:rsidR="00C8012D">
          <w:rPr>
            <w:rFonts w:hint="eastAsia"/>
            <w:b w:val="0"/>
            <w:bCs/>
          </w:rPr>
          <w:instrText xml:space="preserve"> ADDIN ZOTERO_ITEM CSL_CITATION {"citationID":"armf2q3qie","properties":{"formattedCitation":"\\super [1]\\nosupersub{}","plainCitation":"[1]","noteIndex":0},"citationItems":[{"id":197,"uris":["http://zotero.org/users/13872798/items/EQLDV396"],"itemData":{"id":197,"type":"article-newspaper","container-title":"</w:instrText>
        </w:r>
        <w:r w:rsidR="00C8012D">
          <w:rPr>
            <w:rFonts w:hint="eastAsia"/>
            <w:b w:val="0"/>
            <w:bCs/>
          </w:rPr>
          <w:instrText>解放军报</w:instrText>
        </w:r>
        <w:r w:rsidR="00C8012D">
          <w:rPr>
            <w:rFonts w:hint="eastAsia"/>
            <w:b w:val="0"/>
            <w:bCs/>
          </w:rPr>
          <w:instrText>","title":"</w:instrText>
        </w:r>
        <w:r w:rsidR="00C8012D">
          <w:rPr>
            <w:rFonts w:hint="eastAsia"/>
            <w:b w:val="0"/>
            <w:bCs/>
          </w:rPr>
          <w:instrText>高超声速武器优势何在</w:instrText>
        </w:r>
        <w:r w:rsidR="00C8012D">
          <w:rPr>
            <w:rFonts w:hint="eastAsia"/>
            <w:b w:val="0"/>
            <w:bCs/>
          </w:rPr>
          <w:instrText>","URL":"http://www.81.cn/jfjbmap/content/2021-02/04/content_282203.htm","author":[{"family":"</w:instrText>
        </w:r>
        <w:r w:rsidR="00C8012D">
          <w:rPr>
            <w:rFonts w:hint="eastAsia"/>
            <w:b w:val="0"/>
            <w:bCs/>
          </w:rPr>
          <w:instrText>柴</w:instrText>
        </w:r>
        <w:r w:rsidR="00C8012D">
          <w:rPr>
            <w:rFonts w:hint="eastAsia"/>
            <w:b w:val="0"/>
            <w:bCs/>
          </w:rPr>
          <w:instrText>","given":"</w:instrText>
        </w:r>
        <w:r w:rsidR="00C8012D">
          <w:rPr>
            <w:rFonts w:hint="eastAsia"/>
            <w:b w:val="0"/>
            <w:bCs/>
          </w:rPr>
          <w:instrText>山</w:instrText>
        </w:r>
        <w:r w:rsidR="00C8012D">
          <w:rPr>
            <w:rFonts w:hint="eastAsia"/>
            <w:b w:val="0"/>
            <w:bCs/>
          </w:rPr>
          <w:instrText xml:space="preserve">"}]}}],"schema":"https://github.com/citation-style-language/schema/raw/master/csl-citation.json"} </w:instrText>
        </w:r>
      </w:ins>
      <w:del w:id="1" w:author="Yongkai Chen" w:date="2025-03-16T11:29:00Z" w16du:dateUtc="2025-03-16T03:29:00Z">
        <w:r w:rsidR="005B66C0" w:rsidDel="00C8012D">
          <w:rPr>
            <w:rFonts w:hint="eastAsia"/>
            <w:b w:val="0"/>
            <w:bCs/>
          </w:rPr>
          <w:delInstrText xml:space="preserve"> ADDIN ZOTERO_ITEM CSL_CITATION {"citationID":"armf2q3qie","properties":{"formattedCitation":"\\super [1]\\nosupersub{}","plainCitation":"[1]","noteIndex":0},"citationItems":[{"id":512,"uris":["http://zotero.org/users/13872798/items/EQLDV396"],"itemData":{"id":512,"type":"article-newspaper","container-title":"</w:delInstrText>
        </w:r>
        <w:r w:rsidR="005B66C0" w:rsidDel="00C8012D">
          <w:rPr>
            <w:rFonts w:hint="eastAsia"/>
            <w:b w:val="0"/>
            <w:bCs/>
          </w:rPr>
          <w:delInstrText>解放军报</w:delInstrText>
        </w:r>
        <w:r w:rsidR="005B66C0" w:rsidDel="00C8012D">
          <w:rPr>
            <w:rFonts w:hint="eastAsia"/>
            <w:b w:val="0"/>
            <w:bCs/>
          </w:rPr>
          <w:delInstrText>","title":"</w:delInstrText>
        </w:r>
        <w:r w:rsidR="005B66C0" w:rsidDel="00C8012D">
          <w:rPr>
            <w:rFonts w:hint="eastAsia"/>
            <w:b w:val="0"/>
            <w:bCs/>
          </w:rPr>
          <w:delInstrText>高超声速武器优势何在</w:delInstrText>
        </w:r>
        <w:r w:rsidR="005B66C0" w:rsidDel="00C8012D">
          <w:rPr>
            <w:rFonts w:hint="eastAsia"/>
            <w:b w:val="0"/>
            <w:bCs/>
          </w:rPr>
          <w:delInstrText>","URL":"http://www.81.cn/jfjbmap/content/2021-02/04/content_282203.htm","author":[{"family":"</w:delInstrText>
        </w:r>
        <w:r w:rsidR="005B66C0" w:rsidDel="00C8012D">
          <w:rPr>
            <w:rFonts w:hint="eastAsia"/>
            <w:b w:val="0"/>
            <w:bCs/>
          </w:rPr>
          <w:delInstrText>柴</w:delInstrText>
        </w:r>
        <w:r w:rsidR="005B66C0" w:rsidDel="00C8012D">
          <w:rPr>
            <w:rFonts w:hint="eastAsia"/>
            <w:b w:val="0"/>
            <w:bCs/>
          </w:rPr>
          <w:delInstrText>","given":"</w:delInstrText>
        </w:r>
        <w:r w:rsidR="005B66C0" w:rsidDel="00C8012D">
          <w:rPr>
            <w:rFonts w:hint="eastAsia"/>
            <w:b w:val="0"/>
            <w:bCs/>
          </w:rPr>
          <w:delInstrText>山</w:delInstrText>
        </w:r>
        <w:r w:rsidR="005B66C0" w:rsidDel="00C8012D">
          <w:rPr>
            <w:rFonts w:hint="eastAsia"/>
            <w:b w:val="0"/>
            <w:bCs/>
          </w:rPr>
          <w:delInstrText xml:space="preserve">"}]}}],"schema":"https://github.com/citation-style-language/schema/raw/master/csl-citation.json"} </w:delInstrText>
        </w:r>
      </w:del>
      <w:r w:rsidR="000E2391">
        <w:rPr>
          <w:rFonts w:hint="eastAsia"/>
          <w:b w:val="0"/>
          <w:bCs/>
        </w:rPr>
        <w:fldChar w:fldCharType="separate"/>
      </w:r>
      <w:r w:rsidR="005B66C0" w:rsidRPr="005B66C0">
        <w:rPr>
          <w:kern w:val="0"/>
          <w:vertAlign w:val="superscript"/>
        </w:rPr>
        <w:t>[1]</w:t>
      </w:r>
      <w:r w:rsidR="000E2391">
        <w:rPr>
          <w:rFonts w:hint="eastAsia"/>
          <w:b w:val="0"/>
          <w:bCs/>
        </w:rPr>
        <w:fldChar w:fldCharType="end"/>
      </w:r>
      <w:r w:rsidR="001C1DC0">
        <w:rPr>
          <w:rFonts w:hint="eastAsia"/>
          <w:b w:val="0"/>
          <w:bCs/>
        </w:rPr>
        <w:t>。</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C80FF6">
        <w:rPr>
          <w:rFonts w:hint="eastAsia"/>
          <w:b w:val="0"/>
          <w:bCs/>
        </w:rPr>
        <w:t>面临的</w:t>
      </w:r>
      <w:r w:rsidR="00DD5794">
        <w:rPr>
          <w:rFonts w:hint="eastAsia"/>
          <w:b w:val="0"/>
          <w:bCs/>
        </w:rPr>
        <w:t>一个</w:t>
      </w:r>
      <w:r w:rsidR="00896829">
        <w:rPr>
          <w:rFonts w:hint="eastAsia"/>
          <w:b w:val="0"/>
          <w:bCs/>
        </w:rPr>
        <w:t>实际</w:t>
      </w:r>
      <w:r w:rsidR="00CE1AC0">
        <w:rPr>
          <w:rFonts w:hint="eastAsia"/>
          <w:b w:val="0"/>
          <w:bCs/>
        </w:rPr>
        <w:t>难题</w:t>
      </w:r>
      <w:r w:rsidR="00896829">
        <w:rPr>
          <w:rFonts w:hint="eastAsia"/>
          <w:b w:val="0"/>
          <w:bCs/>
        </w:rPr>
        <w:t>是</w:t>
      </w:r>
      <w:r w:rsidR="009C2498">
        <w:rPr>
          <w:rFonts w:hint="eastAsia"/>
          <w:b w:val="0"/>
          <w:bCs/>
        </w:rPr>
        <w:t>其</w:t>
      </w:r>
      <w:r w:rsidR="00965306" w:rsidRPr="00832A45">
        <w:rPr>
          <w:rFonts w:hint="eastAsia"/>
        </w:rPr>
        <w:t>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FD47DB1" w14:textId="5DE7026F" w:rsidR="000B724D" w:rsidRDefault="00965306" w:rsidP="003B4356">
      <w:pPr>
        <w:pStyle w:val="section"/>
        <w:ind w:firstLine="480"/>
        <w:rPr>
          <w:rFonts w:hint="eastAsia"/>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DB56E5">
        <w:rPr>
          <w:rFonts w:hint="eastAsia"/>
          <w:b w:val="0"/>
          <w:bCs/>
        </w:rPr>
        <w:t>大量低速流粗糙壁试验和模拟在壁面率、近壁面局部流动等方面取得了进展，但</w:t>
      </w:r>
      <w:r w:rsidR="00DB56E5" w:rsidRPr="008C632A">
        <w:rPr>
          <w:rFonts w:hint="eastAsia"/>
          <w:b w:val="0"/>
          <w:bCs/>
        </w:rPr>
        <w:t>粗糙元的</w:t>
      </w:r>
      <w:r w:rsidR="00DB56E5">
        <w:rPr>
          <w:rFonts w:hint="eastAsia"/>
          <w:b w:val="0"/>
          <w:bCs/>
        </w:rPr>
        <w:t>外形</w:t>
      </w:r>
      <w:r w:rsidR="00DB56E5" w:rsidRPr="008C632A">
        <w:rPr>
          <w:rFonts w:hint="eastAsia"/>
          <w:b w:val="0"/>
          <w:bCs/>
        </w:rPr>
        <w:t>与排列</w:t>
      </w:r>
      <w:r w:rsidR="00DB56E5">
        <w:rPr>
          <w:rFonts w:hint="eastAsia"/>
          <w:b w:val="0"/>
          <w:bCs/>
        </w:rPr>
        <w:t>不同导致近壁面</w:t>
      </w:r>
      <w:r w:rsidR="00DB56E5" w:rsidRPr="008C632A">
        <w:rPr>
          <w:rFonts w:hint="eastAsia"/>
          <w:b w:val="0"/>
          <w:bCs/>
        </w:rPr>
        <w:t>流场</w:t>
      </w:r>
      <w:r w:rsidR="00DB56E5">
        <w:rPr>
          <w:rFonts w:hint="eastAsia"/>
          <w:b w:val="0"/>
          <w:bCs/>
        </w:rPr>
        <w:t>具有</w:t>
      </w:r>
      <w:r w:rsidR="00DB56E5" w:rsidRPr="008C632A">
        <w:rPr>
          <w:rFonts w:hint="eastAsia"/>
          <w:b w:val="0"/>
          <w:bCs/>
        </w:rPr>
        <w:t>差异性</w:t>
      </w:r>
      <w:r w:rsidR="00DB56E5">
        <w:rPr>
          <w:rFonts w:hint="eastAsia"/>
          <w:b w:val="0"/>
          <w:bCs/>
        </w:rPr>
        <w:t>，</w:t>
      </w:r>
      <w:r w:rsidR="00DB56E5" w:rsidRPr="008C632A">
        <w:rPr>
          <w:rFonts w:hint="eastAsia"/>
          <w:b w:val="0"/>
          <w:bCs/>
        </w:rPr>
        <w:t>难以</w:t>
      </w:r>
      <w:r w:rsidR="00DB56E5">
        <w:rPr>
          <w:rFonts w:hint="eastAsia"/>
          <w:b w:val="0"/>
          <w:bCs/>
        </w:rPr>
        <w:t>用</w:t>
      </w:r>
      <w:r w:rsidR="00DB56E5" w:rsidRPr="008C632A">
        <w:rPr>
          <w:rFonts w:hint="eastAsia"/>
          <w:b w:val="0"/>
          <w:bCs/>
        </w:rPr>
        <w:t>统一的理论模型进行描述</w:t>
      </w:r>
      <w:r w:rsidR="00DB56E5" w:rsidRPr="008C632A">
        <w:rPr>
          <w:rFonts w:hint="eastAsia"/>
          <w:b w:val="0"/>
          <w:bCs/>
        </w:rPr>
        <w:fldChar w:fldCharType="begin"/>
      </w:r>
      <w:ins w:id="2" w:author="Yongkai Chen" w:date="2025-03-16T11:29:00Z" w16du:dateUtc="2025-03-16T03:29:00Z">
        <w:r w:rsidR="00C8012D">
          <w:rPr>
            <w:rFonts w:hint="eastAsia"/>
            <w:b w:val="0"/>
            <w:bCs/>
          </w:rPr>
          <w:instrText xml:space="preserve"> ADDIN ZOTERO_ITEM CSL_CITATION {"citationID":"ao6j7g5uql","properties":{"formattedCitation":"\\super [2]\\nosupersub{}","plainCitation":"[2]","noteIndex":0},"citationItems":[{"id":144,"uris":["http://zotero.org/users/13872798/items/QRCBG4HE"],"itemData":</w:instrText>
        </w:r>
        <w:r w:rsidR="00C8012D">
          <w:rPr>
            <w:b w:val="0"/>
            <w:bCs/>
          </w:rPr>
          <w:instrText>{"id":144,"type":"article-journal","abstract":"Surface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 DNS is hindered by its complexity and computational resources.","container-title":"International Journal of Thermof</w:instrText>
        </w:r>
        <w:r w:rsidR="00C8012D">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ins>
      <w:del w:id="3" w:author="Yongkai Chen" w:date="2025-03-16T11:29:00Z" w16du:dateUtc="2025-03-16T03:29:00Z">
        <w:r w:rsidR="00687203" w:rsidDel="00C8012D">
          <w:rPr>
            <w:rFonts w:hint="eastAsia"/>
            <w:b w:val="0"/>
            <w:bCs/>
          </w:rPr>
          <w:delInstrText xml:space="preserve"> ADDIN ZOTERO_ITEM CSL_CITATION {"citationID":"ao6j7g5uql","properties":{"formattedCitation":"\\super [2]\\nosupersub{}","plainCitation":"[2]","noteIndex":0},"citationItems":[{"id":276,"uris":["http://zotero.org/users/13872798/items/QRCBG4HE"],"itemData":</w:delInstrText>
        </w:r>
        <w:r w:rsidR="00687203" w:rsidDel="00C8012D">
          <w:rPr>
            <w:b w:val="0"/>
            <w:bCs/>
          </w:rPr>
          <w:delInstrText>{"id":276,"type":"article-journal","abstract":"Surface roughness can signi</w:delInstrText>
        </w:r>
        <w:r w:rsidR="00687203" w:rsidDel="00C8012D">
          <w:rPr>
            <w:rFonts w:ascii="Times New Roman" w:hAnsi="Times New Roman" w:cs="Times New Roman"/>
            <w:b w:val="0"/>
            <w:bCs/>
          </w:rPr>
          <w:delInstrText>ﬁ</w:delInstrText>
        </w:r>
        <w:r w:rsidR="00687203" w:rsidDel="00C8012D">
          <w:rPr>
            <w:b w:val="0"/>
            <w:bCs/>
          </w:rPr>
          <w:delInstrText>cantly in</w:delInstrText>
        </w:r>
        <w:r w:rsidR="00687203" w:rsidDel="00C8012D">
          <w:rPr>
            <w:rFonts w:ascii="Times New Roman" w:hAnsi="Times New Roman" w:cs="Times New Roman"/>
            <w:b w:val="0"/>
            <w:bCs/>
          </w:rPr>
          <w:delInstrText>ﬂ</w:delInstrText>
        </w:r>
        <w:r w:rsidR="00687203" w:rsidDel="00C8012D">
          <w:rPr>
            <w:b w:val="0"/>
            <w:bCs/>
          </w:rPr>
          <w:delInstrText xml:space="preserve">uence the </w:delInstrText>
        </w:r>
        <w:r w:rsidR="00687203" w:rsidDel="00C8012D">
          <w:rPr>
            <w:rFonts w:ascii="Times New Roman" w:hAnsi="Times New Roman" w:cs="Times New Roman"/>
            <w:b w:val="0"/>
            <w:bCs/>
          </w:rPr>
          <w:delInstrText>ﬂ</w:delInstrText>
        </w:r>
        <w:r w:rsidR="00687203" w:rsidDel="00C8012D">
          <w:rPr>
            <w:b w:val="0"/>
            <w:bCs/>
          </w:rPr>
          <w:delInstrText xml:space="preserve">uid dynamics and heat transfer in convective </w:delInstrText>
        </w:r>
        <w:r w:rsidR="00687203" w:rsidDel="00C8012D">
          <w:rPr>
            <w:rFonts w:ascii="Times New Roman" w:hAnsi="Times New Roman" w:cs="Times New Roman"/>
            <w:b w:val="0"/>
            <w:bCs/>
          </w:rPr>
          <w:delInstrText>ﬂ</w:delInstrText>
        </w:r>
        <w:r w:rsidR="00687203" w:rsidDel="00C8012D">
          <w:rPr>
            <w:b w:val="0"/>
            <w:bCs/>
          </w:rPr>
          <w:delInstrText>ows by inducing perturbations in the velocity pro</w:delInstrText>
        </w:r>
        <w:r w:rsidR="00687203" w:rsidDel="00C8012D">
          <w:rPr>
            <w:rFonts w:ascii="Times New Roman" w:hAnsi="Times New Roman" w:cs="Times New Roman"/>
            <w:b w:val="0"/>
            <w:bCs/>
          </w:rPr>
          <w:delInstrText>ﬁ</w:delInstrText>
        </w:r>
        <w:r w:rsidR="00687203"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687203" w:rsidDel="00C8012D">
          <w:rPr>
            <w:rFonts w:ascii="Times New Roman" w:hAnsi="Times New Roman" w:cs="Times New Roman"/>
            <w:b w:val="0"/>
            <w:bCs/>
          </w:rPr>
          <w:delInstrText>ﬂ</w:delInstrText>
        </w:r>
        <w:r w:rsidR="00687203" w:rsidDel="00C8012D">
          <w:rPr>
            <w:b w:val="0"/>
            <w:bCs/>
          </w:rPr>
          <w:delInstrText xml:space="preserve">ows where roughness elements have been shown to enhance heat transfer. Turbulent </w:delInstrText>
        </w:r>
        <w:r w:rsidR="00687203" w:rsidDel="00C8012D">
          <w:rPr>
            <w:rFonts w:ascii="Times New Roman" w:hAnsi="Times New Roman" w:cs="Times New Roman"/>
            <w:b w:val="0"/>
            <w:bCs/>
          </w:rPr>
          <w:delInstrText>ﬂ</w:delInstrText>
        </w:r>
        <w:r w:rsidR="00687203" w:rsidDel="00C8012D">
          <w:rPr>
            <w:b w:val="0"/>
            <w:bCs/>
          </w:rPr>
          <w:delInstrText>ows over rough surfaces have been studied for about a century leading to signi</w:delInstrText>
        </w:r>
        <w:r w:rsidR="00687203" w:rsidDel="00C8012D">
          <w:rPr>
            <w:rFonts w:ascii="Times New Roman" w:hAnsi="Times New Roman" w:cs="Times New Roman"/>
            <w:b w:val="0"/>
            <w:bCs/>
          </w:rPr>
          <w:delInstrText>ﬁ</w:delInstrText>
        </w:r>
        <w:r w:rsidR="00687203" w:rsidDel="00C8012D">
          <w:rPr>
            <w:b w:val="0"/>
            <w:bCs/>
          </w:rPr>
          <w:delInstrText xml:space="preserve">cant developments in this </w:delInstrText>
        </w:r>
        <w:r w:rsidR="00687203" w:rsidDel="00C8012D">
          <w:rPr>
            <w:rFonts w:ascii="Times New Roman" w:hAnsi="Times New Roman" w:cs="Times New Roman"/>
            <w:b w:val="0"/>
            <w:bCs/>
          </w:rPr>
          <w:delInstrText>ﬁ</w:delInstrText>
        </w:r>
        <w:r w:rsidR="00687203" w:rsidDel="00C8012D">
          <w:rPr>
            <w:b w:val="0"/>
            <w:bCs/>
          </w:rPr>
          <w:delInstrText>eld. Direct Numerical Simulation (DNS) has made signi</w:delInstrText>
        </w:r>
        <w:r w:rsidR="00687203" w:rsidDel="00C8012D">
          <w:rPr>
            <w:rFonts w:ascii="Times New Roman" w:hAnsi="Times New Roman" w:cs="Times New Roman"/>
            <w:b w:val="0"/>
            <w:bCs/>
          </w:rPr>
          <w:delInstrText>ﬁ</w:delInstrText>
        </w:r>
        <w:r w:rsidR="00687203" w:rsidDel="00C8012D">
          <w:rPr>
            <w:b w:val="0"/>
            <w:bCs/>
          </w:rPr>
          <w:delInstrText xml:space="preserve">cant contributions to the knowledge of turbulent </w:delInstrText>
        </w:r>
        <w:r w:rsidR="00687203" w:rsidDel="00C8012D">
          <w:rPr>
            <w:rFonts w:ascii="Times New Roman" w:hAnsi="Times New Roman" w:cs="Times New Roman"/>
            <w:b w:val="0"/>
            <w:bCs/>
          </w:rPr>
          <w:delInstrText>ﬂ</w:delInstrText>
        </w:r>
        <w:r w:rsidR="00687203" w:rsidDel="00C8012D">
          <w:rPr>
            <w:b w:val="0"/>
            <w:bCs/>
          </w:rPr>
          <w:delInstrText xml:space="preserve">ows over rough surfaces as well as evaluation of the developed theories. Moreover, the turbulent closures model has seen wide use for simulation of rough-wall turbulent </w:delInstrText>
        </w:r>
        <w:r w:rsidR="00687203" w:rsidDel="00C8012D">
          <w:rPr>
            <w:rFonts w:ascii="Times New Roman" w:hAnsi="Times New Roman" w:cs="Times New Roman"/>
            <w:b w:val="0"/>
            <w:bCs/>
          </w:rPr>
          <w:delInstrText>ﬂ</w:delInstrText>
        </w:r>
        <w:r w:rsidR="00687203" w:rsidDel="00C8012D">
          <w:rPr>
            <w:b w:val="0"/>
            <w:bCs/>
          </w:rPr>
          <w:delInstrText>ows in practical applications where DNS is hindered by its complexity and computational resources.","container-title":"International Journal of Thermof</w:delInstrText>
        </w:r>
        <w:r w:rsidR="00687203" w:rsidDel="00C8012D">
          <w:rPr>
            <w:rFonts w:hint="eastAsia"/>
            <w:b w:val="0"/>
            <w:bCs/>
          </w:rPr>
          <w:del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delInstrText>
        </w:r>
      </w:del>
      <w:r w:rsidR="00DB56E5" w:rsidRPr="008C632A">
        <w:rPr>
          <w:rFonts w:hint="eastAsia"/>
          <w:b w:val="0"/>
          <w:bCs/>
        </w:rPr>
        <w:fldChar w:fldCharType="separate"/>
      </w:r>
      <w:r w:rsidR="00687203" w:rsidRPr="00687203">
        <w:rPr>
          <w:kern w:val="0"/>
          <w:vertAlign w:val="superscript"/>
        </w:rPr>
        <w:t>[2]</w:t>
      </w:r>
      <w:r w:rsidR="00DB56E5" w:rsidRPr="008C632A">
        <w:rPr>
          <w:rFonts w:hint="eastAsia"/>
          <w:b w:val="0"/>
          <w:bCs/>
        </w:rPr>
        <w:fldChar w:fldCharType="end"/>
      </w:r>
      <w:r w:rsidR="00DB56E5">
        <w:rPr>
          <w:rFonts w:hint="eastAsia"/>
          <w:b w:val="0"/>
          <w:bCs/>
        </w:rPr>
        <w:t>。此外，有别于低速流动，</w:t>
      </w:r>
      <w:r w:rsidR="00DB56E5" w:rsidRPr="00AF0E92">
        <w:rPr>
          <w:rFonts w:hint="eastAsia"/>
        </w:rPr>
        <w:t>高超声速</w:t>
      </w:r>
      <w:r w:rsidR="00DB56E5" w:rsidRPr="00500725">
        <w:rPr>
          <w:rFonts w:hint="eastAsia"/>
        </w:rPr>
        <w:t>流动</w:t>
      </w:r>
      <w:r w:rsidR="00DB56E5">
        <w:rPr>
          <w:rFonts w:hint="eastAsia"/>
        </w:rPr>
        <w:t>中的可压缩效应在</w:t>
      </w:r>
      <w:r w:rsidR="00DB56E5" w:rsidRPr="00314E32">
        <w:rPr>
          <w:rFonts w:hint="eastAsia"/>
        </w:rPr>
        <w:t>粗糙表面附近产生</w:t>
      </w:r>
      <w:r w:rsidR="00DB56E5">
        <w:rPr>
          <w:rFonts w:hint="eastAsia"/>
        </w:rPr>
        <w:t>的</w:t>
      </w:r>
      <w:r w:rsidR="00DB56E5" w:rsidRPr="00314E32">
        <w:rPr>
          <w:rFonts w:hint="eastAsia"/>
        </w:rPr>
        <w:t>压缩与膨胀波系</w:t>
      </w:r>
      <w:r w:rsidR="00DB56E5" w:rsidRPr="000115AB">
        <w:rPr>
          <w:rFonts w:hint="eastAsia"/>
        </w:rPr>
        <w:t>对</w:t>
      </w:r>
      <w:r w:rsidR="00DB56E5">
        <w:rPr>
          <w:rFonts w:hint="eastAsia"/>
        </w:rPr>
        <w:t>壁面</w:t>
      </w:r>
      <w:r w:rsidR="00DB56E5" w:rsidRPr="000115AB">
        <w:rPr>
          <w:rFonts w:hint="eastAsia"/>
        </w:rPr>
        <w:t>气动力、热存在显著影响</w:t>
      </w:r>
      <w:r w:rsidR="00DB56E5">
        <w:rPr>
          <w:rFonts w:hint="eastAsia"/>
          <w:b w:val="0"/>
          <w:bCs/>
        </w:rPr>
        <w:t>，</w:t>
      </w:r>
      <w:r w:rsidR="00DB56E5" w:rsidRPr="00FA4E15">
        <w:rPr>
          <w:rFonts w:hint="eastAsia"/>
        </w:rPr>
        <w:t>其对</w:t>
      </w:r>
      <w:r w:rsidR="00DB56E5" w:rsidRPr="00BC3847">
        <w:rPr>
          <w:rFonts w:hint="eastAsia"/>
        </w:rPr>
        <w:t>近壁面湍流和主流的干扰机理</w:t>
      </w:r>
      <w:r w:rsidR="00DB56E5">
        <w:rPr>
          <w:rFonts w:hint="eastAsia"/>
        </w:rPr>
        <w:t>暂</w:t>
      </w:r>
      <w:r w:rsidR="00DB56E5" w:rsidRPr="00BC3847">
        <w:rPr>
          <w:rFonts w:hint="eastAsia"/>
        </w:rPr>
        <w:t>不</w:t>
      </w:r>
      <w:r w:rsidR="00DB56E5">
        <w:rPr>
          <w:rFonts w:hint="eastAsia"/>
        </w:rPr>
        <w:t>明晰</w:t>
      </w:r>
      <w:del w:id="4" w:author="Yongkai Chen" w:date="2025-03-16T15:34:00Z" w16du:dateUtc="2025-03-16T07:34:00Z">
        <w:r w:rsidR="00DB56E5" w:rsidDel="007B40A3">
          <w:rPr>
            <w:rFonts w:hint="eastAsia"/>
          </w:rPr>
          <w:delText>，</w:delText>
        </w:r>
        <w:r w:rsidR="008243E4" w:rsidDel="00347516">
          <w:rPr>
            <w:rFonts w:hint="eastAsia"/>
          </w:rPr>
          <w:delText>这些都是</w:delText>
        </w:r>
        <w:r w:rsidR="00DB56E5" w:rsidDel="00160554">
          <w:rPr>
            <w:rFonts w:hint="eastAsia"/>
          </w:rPr>
          <w:delText>需要进行探索的基础</w:delText>
        </w:r>
        <w:r w:rsidR="008243E4" w:rsidDel="00160554">
          <w:rPr>
            <w:rFonts w:hint="eastAsia"/>
          </w:rPr>
          <w:delText>研究</w:delText>
        </w:r>
        <w:r w:rsidR="00DB56E5" w:rsidDel="00160554">
          <w:rPr>
            <w:rFonts w:hint="eastAsia"/>
          </w:rPr>
          <w:delText>问题</w:delText>
        </w:r>
      </w:del>
      <w:r w:rsidR="00DB56E5" w:rsidRPr="00BC3847">
        <w:rPr>
          <w:rFonts w:hint="eastAsia"/>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w:ins w:id="5" w:author="Chen, Yongkai" w:date="2025-03-17T11:02:00Z" w16du:dateUtc="2025-03-17T03:02:00Z">
            <w:rPr>
              <w:rFonts w:ascii="XITS Math" w:hAnsi="XITS Math" w:cs="XITS Math"/>
            </w:rPr>
            <m:t>R</m:t>
          </w:ins>
        </m:r>
        <m:sSub>
          <m:sSubPr>
            <m:ctrlPr>
              <w:ins w:id="6" w:author="Chen, Yongkai" w:date="2025-03-17T11:02:00Z" w16du:dateUtc="2025-03-17T03:02:00Z">
                <w:rPr>
                  <w:rFonts w:ascii="XITS Math" w:hAnsi="XITS Math" w:cs="XITS Math"/>
                  <w:b w:val="0"/>
                  <w:bCs/>
                  <w:i/>
                </w:rPr>
              </w:ins>
            </m:ctrlPr>
          </m:sSubPr>
          <m:e>
            <m:r>
              <w:ins w:id="7" w:author="Chen, Yongkai" w:date="2025-03-17T11:02:00Z" w16du:dateUtc="2025-03-17T03:02:00Z">
                <w:rPr>
                  <w:rFonts w:ascii="XITS Math" w:hAnsi="XITS Math" w:cs="XITS Math" w:hint="eastAsia"/>
                </w:rPr>
                <m:t>e</m:t>
              </w:ins>
            </m:r>
            <m:ctrlPr>
              <w:ins w:id="8" w:author="Chen, Yongkai" w:date="2025-03-17T11:02:00Z" w16du:dateUtc="2025-03-17T03:02:00Z">
                <w:rPr>
                  <w:rFonts w:ascii="XITS Math" w:hAnsi="XITS Math" w:cs="XITS Math" w:hint="eastAsia"/>
                  <w:b w:val="0"/>
                  <w:bCs/>
                  <w:i/>
                </w:rPr>
              </w:ins>
            </m:ctrlPr>
          </m:e>
          <m:sub>
            <m:r>
              <w:ins w:id="9" w:author="Chen, Yongkai" w:date="2025-03-17T11:02:00Z" w16du:dateUtc="2025-03-17T03:02:00Z">
                <w:rPr>
                  <w:rFonts w:ascii="XITS Math" w:hAnsi="XITS Math" w:cs="XITS Math"/>
                </w:rPr>
                <m:t>L</m:t>
              </w:ins>
            </m:r>
          </m:sub>
        </m:sSub>
        <m:r>
          <w:del w:id="10" w:author="Chen, Yongkai" w:date="2025-03-17T11:02:00Z" w16du:dateUtc="2025-03-17T03:02:00Z">
            <w:rPr>
              <w:rFonts w:ascii="XITS Math" w:hAnsi="XITS Math" w:cs="XITS Math"/>
            </w:rPr>
            <m:t>R</m:t>
          </w:del>
        </m:r>
        <m:sSub>
          <m:sSubPr>
            <m:ctrlPr>
              <w:del w:id="11" w:author="Chen, Yongkai" w:date="2025-03-17T11:02:00Z" w16du:dateUtc="2025-03-17T03:02:00Z">
                <w:rPr>
                  <w:rFonts w:ascii="XITS Math" w:hAnsi="XITS Math" w:cs="XITS Math"/>
                  <w:b w:val="0"/>
                  <w:bCs/>
                  <w:i/>
                </w:rPr>
              </w:del>
            </m:ctrlPr>
          </m:sSubPr>
          <m:e>
            <m:r>
              <w:del w:id="12" w:author="Chen, Yongkai" w:date="2025-03-17T11:02:00Z" w16du:dateUtc="2025-03-17T03:02:00Z">
                <w:rPr>
                  <w:rFonts w:ascii="XITS Math" w:hAnsi="XITS Math" w:cs="XITS Math"/>
                </w:rPr>
                <m:t>e</m:t>
              </w:del>
            </m:r>
            <m:ctrlPr>
              <w:del w:id="13" w:author="Chen, Yongkai" w:date="2025-03-17T11:02:00Z" w16du:dateUtc="2025-03-17T03:02:00Z">
                <w:rPr>
                  <w:rFonts w:ascii="XITS Math" w:hAnsi="XITS Math" w:cs="XITS Math" w:hint="eastAsia"/>
                  <w:b w:val="0"/>
                  <w:bCs/>
                  <w:i/>
                </w:rPr>
              </w:del>
            </m:ctrlPr>
          </m:e>
          <m:sub>
            <m:r>
              <w:del w:id="14" w:author="Chen, Yongkai" w:date="2025-03-17T11:02:00Z" w16du:dateUtc="2025-03-17T03:02:00Z">
                <w:rPr>
                  <w:rFonts w:ascii="XITS Math" w:hAnsi="XITS Math" w:cs="XITS Math"/>
                </w:rPr>
                <m:t>L</m:t>
              </w:del>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w:ins w:id="15" w:author="Chen, Yongkai" w:date="2025-03-17T11:02:00Z" w16du:dateUtc="2025-03-17T03:02:00Z">
            <w:rPr>
              <w:rFonts w:ascii="XITS Math" w:hAnsi="XITS Math" w:cs="XITS Math"/>
            </w:rPr>
            <m:t>R</m:t>
          </w:ins>
        </m:r>
        <m:sSubSup>
          <m:sSubSupPr>
            <m:ctrlPr>
              <w:ins w:id="16" w:author="Chen, Yongkai" w:date="2025-03-17T11:02:00Z" w16du:dateUtc="2025-03-17T03:02:00Z">
                <w:rPr>
                  <w:rFonts w:ascii="XITS Math" w:hAnsi="XITS Math" w:cs="XITS Math"/>
                  <w:b w:val="0"/>
                  <w:bCs/>
                  <w:i/>
                </w:rPr>
              </w:ins>
            </m:ctrlPr>
          </m:sSubSupPr>
          <m:e>
            <m:r>
              <w:ins w:id="17" w:author="Chen, Yongkai" w:date="2025-03-17T11:02:00Z" w16du:dateUtc="2025-03-17T03:02:00Z">
                <w:rPr>
                  <w:rFonts w:ascii="XITS Math" w:hAnsi="XITS Math" w:cs="XITS Math"/>
                </w:rPr>
                <m:t>e</m:t>
              </w:ins>
            </m:r>
          </m:e>
          <m:sub>
            <m:r>
              <w:ins w:id="18" w:author="Chen, Yongkai" w:date="2025-03-17T11:02:00Z" w16du:dateUtc="2025-03-17T03:02:00Z">
                <w:rPr>
                  <w:rFonts w:ascii="XITS Math" w:hAnsi="XITS Math" w:cs="XITS Math"/>
                </w:rPr>
                <m:t>L</m:t>
              </w:ins>
            </m:r>
          </m:sub>
          <m:sup>
            <m:r>
              <w:ins w:id="19" w:author="Chen, Yongkai" w:date="2025-03-17T11:02:00Z" w16du:dateUtc="2025-03-17T03:02:00Z">
                <w:rPr>
                  <w:rFonts w:ascii="XITS Math" w:hAnsi="XITS Math" w:cs="XITS Math"/>
                </w:rPr>
                <m:t>13/7</m:t>
              </w:ins>
            </m:r>
          </m:sup>
        </m:sSubSup>
        <m:r>
          <w:del w:id="20" w:author="Chen, Yongkai" w:date="2025-03-17T11:02:00Z" w16du:dateUtc="2025-03-17T03:02:00Z">
            <w:rPr>
              <w:rFonts w:ascii="XITS Math" w:hAnsi="XITS Math" w:cs="XITS Math"/>
            </w:rPr>
            <m:t>R</m:t>
          </w:del>
        </m:r>
        <m:sSubSup>
          <m:sSubSupPr>
            <m:ctrlPr>
              <w:del w:id="21" w:author="Chen, Yongkai" w:date="2025-03-17T11:02:00Z" w16du:dateUtc="2025-03-17T03:02:00Z">
                <w:rPr>
                  <w:rFonts w:ascii="XITS Math" w:hAnsi="XITS Math" w:cs="XITS Math"/>
                  <w:b w:val="0"/>
                  <w:bCs/>
                  <w:i/>
                </w:rPr>
              </w:del>
            </m:ctrlPr>
          </m:sSubSupPr>
          <m:e>
            <m:r>
              <w:del w:id="22" w:author="Chen, Yongkai" w:date="2025-03-17T11:02:00Z" w16du:dateUtc="2025-03-17T03:02:00Z">
                <w:rPr>
                  <w:rFonts w:ascii="XITS Math" w:hAnsi="XITS Math" w:cs="XITS Math"/>
                </w:rPr>
                <m:t>e</m:t>
              </w:del>
            </m:r>
          </m:e>
          <m:sub>
            <m:r>
              <w:del w:id="23" w:author="Chen, Yongkai" w:date="2025-03-17T11:02:00Z" w16du:dateUtc="2025-03-17T03:02:00Z">
                <w:rPr>
                  <w:rFonts w:ascii="XITS Math" w:hAnsi="XITS Math" w:cs="XITS Math"/>
                </w:rPr>
                <m:t>L</m:t>
              </w:del>
            </m:r>
          </m:sub>
          <m:sup>
            <m:r>
              <w:del w:id="24" w:author="Chen, Yongkai" w:date="2025-03-17T11:02:00Z" w16du:dateUtc="2025-03-17T03:02:00Z">
                <w:rPr>
                  <w:rFonts w:ascii="XITS Math" w:hAnsi="XITS Math" w:cs="XITS Math"/>
                </w:rPr>
                <m:t>13</m:t>
              </w:del>
            </m:r>
            <m:r>
              <w:del w:id="25" w:author="Chen, Yongkai" w:date="2025-03-17T11:02:00Z" w16du:dateUtc="2025-03-17T03:02:00Z">
                <m:rPr>
                  <m:lit/>
                </m:rPr>
                <w:rPr>
                  <w:rFonts w:ascii="XITS Math" w:hAnsi="XITS Math" w:cs="XITS Math"/>
                </w:rPr>
                <m:t>/</m:t>
              </w:del>
            </m:r>
            <m:r>
              <w:del w:id="26" w:author="Chen, Yongkai" w:date="2025-03-17T11:02:00Z" w16du:dateUtc="2025-03-17T03:02:00Z">
                <w:rPr>
                  <w:rFonts w:ascii="XITS Math" w:hAnsi="XITS Math" w:cs="XITS Math"/>
                </w:rPr>
                <m:t>7</m:t>
              </w:del>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A907E3">
        <w:rPr>
          <w:rFonts w:hint="eastAsia"/>
        </w:rPr>
        <w:t>排列方式</w:t>
      </w:r>
      <w:r w:rsidR="000D3830" w:rsidRPr="00A907E3">
        <w:rPr>
          <w:rFonts w:hint="eastAsia"/>
        </w:rPr>
        <w:t>的</w:t>
      </w:r>
      <w:r w:rsidR="00B94264" w:rsidRPr="00A907E3">
        <w:rPr>
          <w:rFonts w:hint="eastAsia"/>
        </w:rPr>
        <w:t>差异</w:t>
      </w:r>
      <w:r w:rsidR="00712F31" w:rsidRPr="00A907E3">
        <w:rPr>
          <w:rFonts w:hint="eastAsia"/>
        </w:rPr>
        <w:t>性</w:t>
      </w:r>
      <w:r w:rsidR="002C7AB6" w:rsidRPr="00A907E3">
        <w:rPr>
          <w:rFonts w:hint="eastAsia"/>
        </w:rPr>
        <w:t>影响，</w:t>
      </w:r>
      <w:r w:rsidR="00643E44" w:rsidRPr="00A907E3">
        <w:rPr>
          <w:rFonts w:hint="eastAsia"/>
        </w:rPr>
        <w:t>具有</w:t>
      </w:r>
      <w:r w:rsidR="00BE6AB9" w:rsidRPr="00A907E3">
        <w:rPr>
          <w:rFonts w:hint="eastAsia"/>
        </w:rPr>
        <w:t>普适性</w:t>
      </w:r>
      <w:r w:rsidR="00643E44" w:rsidRPr="00A907E3">
        <w:rPr>
          <w:rFonts w:hint="eastAsia"/>
        </w:rPr>
        <w:t>的</w:t>
      </w:r>
      <w:r w:rsidR="00D815E2" w:rsidRPr="00A907E3">
        <w:rPr>
          <w:rFonts w:hint="eastAsia"/>
        </w:rPr>
        <w:t>参数化建模</w:t>
      </w:r>
      <w:r w:rsidR="00314F18" w:rsidRPr="00A907E3">
        <w:rPr>
          <w:rFonts w:hint="eastAsia"/>
        </w:rPr>
        <w:t>较为困难</w:t>
      </w:r>
      <w:r w:rsidR="00317660" w:rsidRPr="00A907E3">
        <w:rPr>
          <w:rFonts w:hint="eastAsia"/>
        </w:rPr>
        <w:t>。</w:t>
      </w:r>
    </w:p>
    <w:p w14:paraId="08C0091A" w14:textId="5B06D9BC" w:rsidR="00F01A63" w:rsidRPr="00D635F6" w:rsidRDefault="00F01A63" w:rsidP="00D635F6">
      <w:pPr>
        <w:pStyle w:val="section"/>
        <w:ind w:firstLine="480"/>
        <w:rPr>
          <w:rFonts w:hint="eastAsia"/>
          <w:b w:val="0"/>
          <w:bCs/>
        </w:rPr>
      </w:pPr>
      <w:r>
        <w:rPr>
          <w:rFonts w:hint="eastAsia"/>
          <w:b w:val="0"/>
          <w:bCs/>
        </w:rPr>
        <w:t>近年来发展火热的人工智能方法</w:t>
      </w:r>
      <w:r w:rsidR="00B8049C">
        <w:rPr>
          <w:rFonts w:hint="eastAsia"/>
          <w:b w:val="0"/>
          <w:bCs/>
        </w:rPr>
        <w:t>可通过海量数据构建粗糙元</w:t>
      </w:r>
      <w:r w:rsidR="00E811C5">
        <w:rPr>
          <w:rFonts w:hint="eastAsia"/>
          <w:b w:val="0"/>
          <w:bCs/>
        </w:rPr>
        <w:t>等效砂砾</w:t>
      </w:r>
      <w:r w:rsidR="00B8049C">
        <w:rPr>
          <w:rFonts w:hint="eastAsia"/>
          <w:b w:val="0"/>
          <w:bCs/>
        </w:rPr>
        <w:t>模型</w:t>
      </w:r>
      <w:r w:rsidR="00005BB1">
        <w:rPr>
          <w:rFonts w:hint="eastAsia"/>
          <w:b w:val="0"/>
          <w:bCs/>
        </w:rPr>
        <w:t>并实现</w:t>
      </w:r>
      <w:r w:rsidR="003E65B5">
        <w:rPr>
          <w:rFonts w:hint="eastAsia"/>
          <w:b w:val="0"/>
          <w:bCs/>
        </w:rPr>
        <w:t>粗糙壁湍流的简化</w:t>
      </w:r>
      <w:r w:rsidR="00B8049C">
        <w:rPr>
          <w:rFonts w:hint="eastAsia"/>
          <w:b w:val="0"/>
          <w:bCs/>
        </w:rPr>
        <w:t>模拟。</w:t>
      </w:r>
      <w:r w:rsidR="00130862">
        <w:rPr>
          <w:rFonts w:hint="eastAsia"/>
          <w:b w:val="0"/>
          <w:bCs/>
        </w:rPr>
        <w:t>但</w:t>
      </w:r>
      <w:r w:rsidR="00E75428">
        <w:rPr>
          <w:rFonts w:hint="eastAsia"/>
          <w:b w:val="0"/>
          <w:bCs/>
        </w:rPr>
        <w:t>这类方法</w:t>
      </w:r>
      <w:r w:rsidR="009C0C7B">
        <w:rPr>
          <w:rFonts w:hint="eastAsia"/>
          <w:b w:val="0"/>
          <w:bCs/>
        </w:rPr>
        <w:t>的</w:t>
      </w:r>
      <w:r w:rsidR="00220DEB">
        <w:rPr>
          <w:rFonts w:hint="eastAsia"/>
          <w:b w:val="0"/>
          <w:bCs/>
        </w:rPr>
        <w:t>所采用</w:t>
      </w:r>
      <w:r w:rsidR="005D6CFE">
        <w:rPr>
          <w:rFonts w:hint="eastAsia"/>
          <w:b w:val="0"/>
          <w:bCs/>
        </w:rPr>
        <w:t>神经网络和</w:t>
      </w:r>
      <w:r w:rsidR="002C32E0">
        <w:rPr>
          <w:rFonts w:hint="eastAsia"/>
          <w:b w:val="0"/>
          <w:bCs/>
        </w:rPr>
        <w:t>输入</w:t>
      </w:r>
      <w:r w:rsidR="005D6CFE">
        <w:rPr>
          <w:rFonts w:hint="eastAsia"/>
          <w:b w:val="0"/>
          <w:bCs/>
        </w:rPr>
        <w:t>参数抹去了部分</w:t>
      </w:r>
      <w:r w:rsidR="00E42930">
        <w:rPr>
          <w:rFonts w:hint="eastAsia"/>
          <w:b w:val="0"/>
          <w:bCs/>
        </w:rPr>
        <w:t>粗糙壁</w:t>
      </w:r>
      <w:r w:rsidR="009C0C7B">
        <w:rPr>
          <w:rFonts w:hint="eastAsia"/>
          <w:b w:val="0"/>
          <w:bCs/>
        </w:rPr>
        <w:t>的</w:t>
      </w:r>
      <w:r w:rsidR="00C33E7A">
        <w:rPr>
          <w:rFonts w:hint="eastAsia"/>
          <w:b w:val="0"/>
          <w:bCs/>
        </w:rPr>
        <w:t>复杂拓扑</w:t>
      </w:r>
      <w:r w:rsidR="005D6CFE">
        <w:rPr>
          <w:rFonts w:hint="eastAsia"/>
          <w:b w:val="0"/>
          <w:bCs/>
        </w:rPr>
        <w:t>结构信息</w:t>
      </w:r>
      <w:r w:rsidR="000A7F25">
        <w:rPr>
          <w:rFonts w:hint="eastAsia"/>
          <w:b w:val="0"/>
          <w:bCs/>
        </w:rPr>
        <w:t>，</w:t>
      </w:r>
      <w:r w:rsidR="00D1126A" w:rsidRPr="00CC711B">
        <w:rPr>
          <w:rFonts w:hint="eastAsia"/>
        </w:rPr>
        <w:t>模型</w:t>
      </w:r>
      <w:r w:rsidR="007F5161" w:rsidRPr="007F5161">
        <w:rPr>
          <w:rFonts w:hint="eastAsia"/>
        </w:rPr>
        <w:t>普</w:t>
      </w:r>
      <w:r w:rsidR="000316ED" w:rsidRPr="000316ED">
        <w:rPr>
          <w:rFonts w:hint="eastAsia"/>
        </w:rPr>
        <w:t>遍</w:t>
      </w:r>
      <w:r w:rsidR="00641CCE">
        <w:rPr>
          <w:rFonts w:hint="eastAsia"/>
        </w:rPr>
        <w:t>在</w:t>
      </w:r>
      <w:r>
        <w:rPr>
          <w:rFonts w:hint="eastAsia"/>
        </w:rPr>
        <w:t>各向异性分布粗糙元的流动模拟</w:t>
      </w:r>
      <w:r w:rsidR="00A860B8">
        <w:rPr>
          <w:rFonts w:hint="eastAsia"/>
        </w:rPr>
        <w:t>中</w:t>
      </w:r>
      <w:r w:rsidR="00FB13FB">
        <w:rPr>
          <w:rFonts w:hint="eastAsia"/>
        </w:rPr>
        <w:t>表现较差</w:t>
      </w:r>
      <w:r w:rsidR="00C13D4E">
        <w:rPr>
          <w:rFonts w:hint="eastAsia"/>
        </w:rPr>
        <w:t>，泛化能力</w:t>
      </w:r>
      <w:r w:rsidR="002C4D76">
        <w:rPr>
          <w:rFonts w:hint="eastAsia"/>
        </w:rPr>
        <w:t>低</w:t>
      </w:r>
      <w:r w:rsidR="00082EAB">
        <w:rPr>
          <w:rFonts w:hint="eastAsia"/>
        </w:rPr>
        <w:t>。</w:t>
      </w:r>
      <w:r w:rsidR="00ED108A">
        <w:rPr>
          <w:rFonts w:hint="eastAsia"/>
          <w:b w:val="0"/>
          <w:bCs/>
        </w:rPr>
        <w:t>而图</w:t>
      </w:r>
      <w:r w:rsidR="00482B30">
        <w:rPr>
          <w:rFonts w:hint="eastAsia"/>
          <w:b w:val="0"/>
          <w:bCs/>
        </w:rPr>
        <w:t>神经</w:t>
      </w:r>
      <w:r w:rsidR="00314C79">
        <w:rPr>
          <w:rFonts w:hint="eastAsia"/>
          <w:b w:val="0"/>
          <w:bCs/>
        </w:rPr>
        <w:t>网络</w:t>
      </w:r>
      <w:r w:rsidR="00D635F6">
        <w:rPr>
          <w:rFonts w:hint="eastAsia"/>
          <w:b w:val="0"/>
          <w:bCs/>
        </w:rPr>
        <w:t>可</w:t>
      </w:r>
      <w:r w:rsidR="00050DF9">
        <w:rPr>
          <w:rFonts w:hint="eastAsia"/>
          <w:b w:val="0"/>
          <w:bCs/>
        </w:rPr>
        <w:t>高效</w:t>
      </w:r>
      <w:r w:rsidR="00AB2FCF">
        <w:rPr>
          <w:rFonts w:hint="eastAsia"/>
          <w:b w:val="0"/>
          <w:bCs/>
        </w:rPr>
        <w:t>处理</w:t>
      </w:r>
      <w:r w:rsidR="001D1616">
        <w:rPr>
          <w:rFonts w:hint="eastAsia"/>
          <w:b w:val="0"/>
          <w:bCs/>
        </w:rPr>
        <w:t>含</w:t>
      </w:r>
      <w:r w:rsidR="00314C79">
        <w:rPr>
          <w:rFonts w:hint="eastAsia"/>
          <w:b w:val="0"/>
          <w:bCs/>
        </w:rPr>
        <w:t>复杂拓扑结构</w:t>
      </w:r>
      <w:r w:rsidR="00502C58">
        <w:rPr>
          <w:rFonts w:hint="eastAsia"/>
          <w:b w:val="0"/>
          <w:bCs/>
        </w:rPr>
        <w:t>的</w:t>
      </w:r>
      <w:r w:rsidR="0033551C">
        <w:rPr>
          <w:rFonts w:hint="eastAsia"/>
          <w:b w:val="0"/>
          <w:bCs/>
        </w:rPr>
        <w:t>问题</w:t>
      </w:r>
      <w:r w:rsidR="00DB56E5">
        <w:rPr>
          <w:rFonts w:hint="eastAsia"/>
          <w:b w:val="0"/>
          <w:bCs/>
        </w:rPr>
        <w:t>，在</w:t>
      </w:r>
      <w:r w:rsidR="00AC5D76">
        <w:rPr>
          <w:rFonts w:hint="eastAsia"/>
          <w:b w:val="0"/>
          <w:bCs/>
        </w:rPr>
        <w:t>蛋白</w:t>
      </w:r>
      <w:r w:rsidR="00741A28">
        <w:rPr>
          <w:rFonts w:hint="eastAsia"/>
          <w:b w:val="0"/>
          <w:bCs/>
        </w:rPr>
        <w:t>序列</w:t>
      </w:r>
      <w:r w:rsidR="00E64370">
        <w:rPr>
          <w:rFonts w:hint="eastAsia"/>
          <w:b w:val="0"/>
          <w:bCs/>
        </w:rPr>
        <w:t>设计</w:t>
      </w:r>
      <w:r w:rsidR="003C6273">
        <w:rPr>
          <w:rFonts w:hint="eastAsia"/>
          <w:b w:val="0"/>
          <w:bCs/>
        </w:rPr>
        <w:fldChar w:fldCharType="begin"/>
      </w:r>
      <w:ins w:id="27" w:author="Yongkai Chen" w:date="2025-03-16T11:29:00Z" w16du:dateUtc="2025-03-16T03:29:00Z">
        <w:r w:rsidR="00C8012D">
          <w:rPr>
            <w:rFonts w:hint="eastAsia"/>
            <w:b w:val="0"/>
            <w:bCs/>
          </w:rPr>
          <w:instrText xml:space="preserve"> ADDIN ZOTERO_ITEM CSL_CITATION {"citationID":"a9okre0spb","properties":{"formattedCitation":"\\super [3]\\nosupersub{}","plainCitation":"[3]","noteIndex":0},"citationItems":[{"id":496,"uris":["http://zotero.org/users/13872798/items/YTX3SE89"],"itemData":{"id":496,"type":"article-journal","language":"en","source":"Zotero","title":"Robust deep learning</w:instrText>
        </w:r>
        <w:r w:rsidR="00C8012D">
          <w:rPr>
            <w:rFonts w:hint="eastAsia"/>
            <w:b w:val="0"/>
            <w:bCs/>
          </w:rPr>
          <w:instrText>–</w:instrText>
        </w:r>
        <w:r w:rsidR="00C8012D">
          <w:rPr>
            <w:rFonts w:hint="eastAsia"/>
            <w:b w:val="0"/>
            <w:bCs/>
          </w:rPr>
          <w: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instrText>
        </w:r>
      </w:ins>
      <w:del w:id="28" w:author="Yongkai Chen" w:date="2025-03-16T11:29:00Z" w16du:dateUtc="2025-03-16T03:29:00Z">
        <w:r w:rsidR="005B66C0" w:rsidDel="00C8012D">
          <w:rPr>
            <w:rFonts w:hint="eastAsia"/>
            <w:b w:val="0"/>
            <w:bCs/>
          </w:rPr>
          <w:delInstrText xml:space="preserve"> ADDIN ZOTERO_ITEM CSL_CITATION {"citationID":"a9okre0spb","properties":{"formattedCitation":"\\super [3]\\nosupersub{}","plainCitation":"[3]","noteIndex":0},"citationItems":[{"id":519,"uris":["http://zotero.org/users/13872798/items/YTX3SE89"],"itemData":{"id":519,"type":"article-journal","language":"en","source":"Zotero","title":"Robust deep learning</w:delInstrText>
        </w:r>
        <w:r w:rsidR="005B66C0" w:rsidDel="00C8012D">
          <w:rPr>
            <w:rFonts w:hint="eastAsia"/>
            <w:b w:val="0"/>
            <w:bCs/>
          </w:rPr>
          <w:delInstrText>–</w:delInstrText>
        </w:r>
        <w:r w:rsidR="005B66C0" w:rsidDel="00C8012D">
          <w:rPr>
            <w:rFonts w:hint="eastAsia"/>
            <w:b w:val="0"/>
            <w:bCs/>
          </w:rPr>
          <w:del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delInstrText>
        </w:r>
      </w:del>
      <w:r w:rsidR="003C6273">
        <w:rPr>
          <w:rFonts w:hint="eastAsia"/>
          <w:b w:val="0"/>
          <w:bCs/>
        </w:rPr>
        <w:fldChar w:fldCharType="separate"/>
      </w:r>
      <w:r w:rsidR="005B66C0" w:rsidRPr="005B66C0">
        <w:rPr>
          <w:kern w:val="0"/>
          <w:vertAlign w:val="superscript"/>
        </w:rPr>
        <w:t>[3]</w:t>
      </w:r>
      <w:r w:rsidR="003C6273">
        <w:rPr>
          <w:rFonts w:hint="eastAsia"/>
          <w:b w:val="0"/>
          <w:bCs/>
        </w:rPr>
        <w:fldChar w:fldCharType="end"/>
      </w:r>
      <w:r w:rsidR="00E64370">
        <w:rPr>
          <w:rFonts w:hint="eastAsia"/>
          <w:b w:val="0"/>
          <w:bCs/>
        </w:rPr>
        <w:t>、气象预测</w:t>
      </w:r>
      <w:r w:rsidR="006479CE">
        <w:rPr>
          <w:rFonts w:hint="eastAsia"/>
          <w:b w:val="0"/>
          <w:bCs/>
        </w:rPr>
        <w:fldChar w:fldCharType="begin"/>
      </w:r>
      <w:ins w:id="29" w:author="Yongkai Chen" w:date="2025-03-16T11:29:00Z" w16du:dateUtc="2025-03-16T03:29:00Z">
        <w:r w:rsidR="00C8012D">
          <w:rPr>
            <w:rFonts w:hint="eastAsia"/>
            <w:b w:val="0"/>
            <w:bCs/>
          </w:rPr>
          <w:instrText xml:space="preserve"> ADDIN ZOTERO_ITEM CSL_CITATION {"citationID":"a1fa1itis9j","properties":{"formattedCitation":"\\super [4]\\nosupersub{}","plainCitation":"[4]","noteIndex":0},"citationItems":[{"id":498,"uris":["http://zotero.org/users/13872798/items/BSNTNKIL"],"itemData":{"id":498,"type":"article","abstract":"Global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instrText>
        </w:r>
        <w:r w:rsidR="00C8012D">
          <w:rPr>
            <w:rFonts w:hint="eastAsia"/>
            <w:b w:val="0"/>
            <w:bCs/>
          </w:rPr>
          <w:instrText>“</w:instrText>
        </w:r>
        <w:r w:rsidR="00C8012D">
          <w:rPr>
            <w:rFonts w:hint="eastAsia"/>
            <w:b w:val="0"/>
            <w:bCs/>
          </w:rPr>
          <w:instrText>GraphCast</w:instrText>
        </w:r>
        <w:r w:rsidR="00C8012D">
          <w:rPr>
            <w:rFonts w:hint="eastAsia"/>
            <w:b w:val="0"/>
            <w:bCs/>
          </w:rPr>
          <w:instrText>”</w:instrText>
        </w:r>
        <w:r w:rsidR="00C8012D">
          <w:rPr>
            <w:rFonts w:hint="eastAsia"/>
            <w:b w:val="0"/>
            <w:bCs/>
          </w:rPr>
          <w:instrText xml:space="preserve">, which can be trained directly from reanalysis data. It predicts hundreds of weather variables, over 10 days </w:instrText>
        </w:r>
        <w:r w:rsidR="00C8012D">
          <w:rPr>
            <w:b w:val="0"/>
            <w:bCs/>
          </w:rPr>
          <w:instrText>at 0.25</w:instrText>
        </w:r>
        <w:r w:rsidR="00C8012D">
          <w:rPr>
            <w:rFonts w:hint="eastAsia"/>
            <w:b w:val="0"/>
            <w:bCs/>
          </w:rPr>
          <w:instrText>°</w:instrText>
        </w:r>
        <w:r w:rsidR="00C8012D">
          <w:rPr>
            <w:b w:val="0"/>
            <w:bCs/>
          </w:rPr>
          <w:instrText xml:space="preserve"> resolution globally, in under one minute. We show that GraphCast signiﬁcantly outperforms the most accurate operational deterministic systems on 90% of 1380 veriﬁcation targets, and its forecasts support better severe event prediction, including </w:instrText>
        </w:r>
        <w:r w:rsidR="00C8012D">
          <w:rPr>
            <w:rFonts w:hint="eastAsia"/>
            <w:b w:val="0"/>
            <w:bCs/>
          </w:rPr>
          <w: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instrText>
        </w:r>
      </w:ins>
      <w:del w:id="30" w:author="Yongkai Chen" w:date="2025-03-16T11:29:00Z" w16du:dateUtc="2025-03-16T03:29:00Z">
        <w:r w:rsidR="005B66C0" w:rsidDel="00C8012D">
          <w:rPr>
            <w:rFonts w:hint="eastAsia"/>
            <w:b w:val="0"/>
            <w:bCs/>
          </w:rPr>
          <w:delInstrText xml:space="preserve"> ADDIN ZOTERO_ITEM CSL_CITATION {"citationID":"a1fa1itis9j","properties":{"formattedCitation":"\\super [4]\\nosupersub{}","plainCitation":"[4]","noteIndex":0},"citationItems":[{"id":515,"uris":["http://zotero.org/users/13872798/items/BSNTNKIL"],"itemData":{"id":515,"type":"article","abstract":"Global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delInstrText>
        </w:r>
        <w:r w:rsidR="005B66C0" w:rsidDel="00C8012D">
          <w:rPr>
            <w:rFonts w:hint="eastAsia"/>
            <w:b w:val="0"/>
            <w:bCs/>
          </w:rPr>
          <w:delInstrText>“</w:delInstrText>
        </w:r>
        <w:r w:rsidR="005B66C0" w:rsidDel="00C8012D">
          <w:rPr>
            <w:rFonts w:hint="eastAsia"/>
            <w:b w:val="0"/>
            <w:bCs/>
          </w:rPr>
          <w:delInstrText>GraphCast</w:delInstrText>
        </w:r>
        <w:r w:rsidR="005B66C0" w:rsidDel="00C8012D">
          <w:rPr>
            <w:rFonts w:hint="eastAsia"/>
            <w:b w:val="0"/>
            <w:bCs/>
          </w:rPr>
          <w:delInstrText>”</w:delInstrText>
        </w:r>
        <w:r w:rsidR="005B66C0" w:rsidDel="00C8012D">
          <w:rPr>
            <w:rFonts w:hint="eastAsia"/>
            <w:b w:val="0"/>
            <w:bCs/>
          </w:rPr>
          <w:delInstrText xml:space="preserve">, which can be trained directly from reanalysis data. It predicts hundreds of weather variables, over 10 days </w:delInstrText>
        </w:r>
        <w:r w:rsidR="005B66C0" w:rsidDel="00C8012D">
          <w:rPr>
            <w:b w:val="0"/>
            <w:bCs/>
          </w:rPr>
          <w:delInstrText>at 0.25</w:delInstrText>
        </w:r>
        <w:r w:rsidR="005B66C0" w:rsidDel="00C8012D">
          <w:rPr>
            <w:rFonts w:hint="eastAsia"/>
            <w:b w:val="0"/>
            <w:bCs/>
          </w:rPr>
          <w:delInstrText>°</w:delInstrText>
        </w:r>
        <w:r w:rsidR="005B66C0" w:rsidDel="00C8012D">
          <w:rPr>
            <w:b w:val="0"/>
            <w:bCs/>
          </w:rPr>
          <w:delInstrText xml:space="preserve"> resolution globally, in under one minute. We show that GraphCast signi</w:delInstrText>
        </w:r>
        <w:r w:rsidR="005B66C0" w:rsidDel="00C8012D">
          <w:rPr>
            <w:rFonts w:ascii="Times New Roman" w:hAnsi="Times New Roman" w:cs="Times New Roman"/>
            <w:b w:val="0"/>
            <w:bCs/>
          </w:rPr>
          <w:delInstrText>ﬁ</w:delInstrText>
        </w:r>
        <w:r w:rsidR="005B66C0" w:rsidDel="00C8012D">
          <w:rPr>
            <w:b w:val="0"/>
            <w:bCs/>
          </w:rPr>
          <w:delInstrText>cantly outperforms the most accurate operational deterministic systems on 90% of 1380 veri</w:delInstrText>
        </w:r>
        <w:r w:rsidR="005B66C0" w:rsidDel="00C8012D">
          <w:rPr>
            <w:rFonts w:ascii="Times New Roman" w:hAnsi="Times New Roman" w:cs="Times New Roman"/>
            <w:b w:val="0"/>
            <w:bCs/>
          </w:rPr>
          <w:delInstrText>ﬁ</w:delInstrText>
        </w:r>
        <w:r w:rsidR="005B66C0" w:rsidDel="00C8012D">
          <w:rPr>
            <w:b w:val="0"/>
            <w:bCs/>
          </w:rPr>
          <w:delInstrText xml:space="preserve">cation targets, and its forecasts support better severe event prediction, including </w:delInstrText>
        </w:r>
        <w:r w:rsidR="005B66C0" w:rsidDel="00C8012D">
          <w:rPr>
            <w:rFonts w:hint="eastAsia"/>
            <w:b w:val="0"/>
            <w:bCs/>
          </w:rPr>
          <w:del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delInstrText>
        </w:r>
      </w:del>
      <w:r w:rsidR="006479CE">
        <w:rPr>
          <w:rFonts w:hint="eastAsia"/>
          <w:b w:val="0"/>
          <w:bCs/>
        </w:rPr>
        <w:fldChar w:fldCharType="separate"/>
      </w:r>
      <w:r w:rsidR="005B66C0" w:rsidRPr="005B66C0">
        <w:rPr>
          <w:kern w:val="0"/>
          <w:vertAlign w:val="superscript"/>
        </w:rPr>
        <w:t>[4]</w:t>
      </w:r>
      <w:r w:rsidR="006479CE">
        <w:rPr>
          <w:rFonts w:hint="eastAsia"/>
          <w:b w:val="0"/>
          <w:bCs/>
        </w:rPr>
        <w:fldChar w:fldCharType="end"/>
      </w:r>
      <w:r w:rsidR="00E64370">
        <w:rPr>
          <w:rFonts w:hint="eastAsia"/>
          <w:b w:val="0"/>
          <w:bCs/>
        </w:rPr>
        <w:t>等方面</w:t>
      </w:r>
      <w:r w:rsidR="00DB56E5">
        <w:rPr>
          <w:rFonts w:hint="eastAsia"/>
          <w:b w:val="0"/>
          <w:bCs/>
        </w:rPr>
        <w:t>展现出强大的潜力</w:t>
      </w:r>
      <w:ins w:id="31" w:author="Chen, Yongkai" w:date="2025-03-17T10:14:00Z" w16du:dateUtc="2025-03-17T02:14:00Z">
        <w:r w:rsidR="00EB3176">
          <w:rPr>
            <w:rFonts w:hint="eastAsia"/>
            <w:b w:val="0"/>
            <w:bCs/>
          </w:rPr>
          <w:t>，结合</w:t>
        </w:r>
      </w:ins>
      <w:del w:id="32" w:author="Chen, Yongkai" w:date="2025-03-17T09:59:00Z" w16du:dateUtc="2025-03-17T01:59:00Z">
        <w:r w:rsidR="00283823" w:rsidDel="00074462">
          <w:rPr>
            <w:rFonts w:hint="eastAsia"/>
            <w:b w:val="0"/>
            <w:bCs/>
          </w:rPr>
          <w:delText>，</w:delText>
        </w:r>
      </w:del>
      <w:del w:id="33" w:author="Yongkai Chen" w:date="2025-03-16T15:38:00Z" w16du:dateUtc="2025-03-16T07:38:00Z">
        <w:r w:rsidR="00283823" w:rsidDel="00EB12E9">
          <w:rPr>
            <w:rFonts w:hint="eastAsia"/>
            <w:b w:val="0"/>
            <w:bCs/>
          </w:rPr>
          <w:delText>若</w:delText>
        </w:r>
      </w:del>
      <w:del w:id="34" w:author="Chen, Yongkai" w:date="2025-03-17T10:14:00Z" w16du:dateUtc="2025-03-17T02:14:00Z">
        <w:r w:rsidR="00283823" w:rsidDel="00EB3176">
          <w:rPr>
            <w:rFonts w:hint="eastAsia"/>
            <w:b w:val="0"/>
            <w:bCs/>
          </w:rPr>
          <w:delText>与</w:delText>
        </w:r>
      </w:del>
      <w:r w:rsidR="00283823">
        <w:rPr>
          <w:rFonts w:hint="eastAsia"/>
          <w:b w:val="0"/>
          <w:bCs/>
        </w:rPr>
        <w:t>发展迅速的</w:t>
      </w:r>
      <w:r w:rsidR="002D72DC">
        <w:rPr>
          <w:rFonts w:hint="eastAsia"/>
          <w:b w:val="0"/>
          <w:bCs/>
        </w:rPr>
        <w:t>生成</w:t>
      </w:r>
      <w:r w:rsidR="007D4504">
        <w:rPr>
          <w:rFonts w:hint="eastAsia"/>
          <w:b w:val="0"/>
          <w:bCs/>
        </w:rPr>
        <w:lastRenderedPageBreak/>
        <w:t>式</w:t>
      </w:r>
      <w:r w:rsidR="007D4504" w:rsidRPr="00BB0D7C">
        <w:rPr>
          <w:rFonts w:ascii="Times New Roman" w:hAnsi="Times New Roman" w:cs="Times New Roman"/>
          <w:b w:val="0"/>
          <w:bCs/>
        </w:rPr>
        <w:t>AI</w:t>
      </w:r>
      <w:r w:rsidR="007D4504">
        <w:rPr>
          <w:rFonts w:hint="eastAsia"/>
          <w:b w:val="0"/>
          <w:bCs/>
        </w:rPr>
        <w:t>技术</w:t>
      </w:r>
      <w:r w:rsidR="009F6859">
        <w:rPr>
          <w:rFonts w:hint="eastAsia"/>
          <w:b w:val="0"/>
          <w:bCs/>
        </w:rPr>
        <w:fldChar w:fldCharType="begin"/>
      </w:r>
      <w:ins w:id="35" w:author="Yongkai Chen" w:date="2025-03-16T11:29:00Z" w16du:dateUtc="2025-03-16T03:29:00Z">
        <w:r w:rsidR="00C8012D">
          <w:rPr>
            <w:rFonts w:hint="eastAsia"/>
            <w:b w:val="0"/>
            <w:bCs/>
          </w:rPr>
          <w:instrText xml:space="preserve"> ADDIN ZOTERO_ITEM CSL_CITATION {"citationID":"al6t0jhvk7","properties":{"formattedCitation":"\\super [5,6]\\nosupersub{}","plainCitation":"[5,6]","noteIndex":0},"citationItems":[{"id":494,"uris":["http://zotero.org/users/13872798/items/SVHX3L6J"],"itemDa</w:instrText>
        </w:r>
        <w:r w:rsidR="00C8012D">
          <w:rPr>
            <w:b w:val="0"/>
            <w:bCs/>
          </w:rPr>
          <w:instrText>ta":{"id":494,"type":"article-journal","abstract":"We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sidR="00C8012D">
          <w:rPr>
            <w:rFonts w:ascii="Cambria Math" w:hAnsi="Cambria Math" w:cs="Cambria Math"/>
            <w:b w:val="0"/>
            <w:bCs/>
          </w:rPr>
          <w:instrText>⇥</w:instrText>
        </w:r>
        <w:r w:rsidR="00C8012D">
          <w:rPr>
            <w:b w:val="0"/>
            <w:bCs/>
          </w:rPr>
          <w:instrText>128, 4.59 on ImageNet 256</w:instrText>
        </w:r>
        <w:r w:rsidR="00C8012D">
          <w:rPr>
            <w:rFonts w:ascii="Cambria Math" w:hAnsi="Cambria Math" w:cs="Cambria Math"/>
            <w:b w:val="0"/>
            <w:bCs/>
          </w:rPr>
          <w:instrText>⇥</w:instrText>
        </w:r>
        <w:r w:rsidR="00C8012D">
          <w:rPr>
            <w:b w:val="0"/>
            <w:bCs/>
          </w:rPr>
          <w:instrText>256, and 7.72 on ImageNet 512</w:instrText>
        </w:r>
        <w:r w:rsidR="00C8012D">
          <w:rPr>
            <w:rFonts w:ascii="Cambria Math" w:hAnsi="Cambria Math" w:cs="Cambria Math"/>
            <w:b w:val="0"/>
            <w:bCs/>
          </w:rPr>
          <w:instrText>⇥</w:instrText>
        </w:r>
        <w:r w:rsidR="00C8012D">
          <w:rPr>
            <w:b w:val="0"/>
            <w:bCs/>
          </w:rPr>
          <w:instrText xml:space="preserve">512, and we match BigGAN-deep even with as few as 25 forward passes per sample, all while maintaining better coverage of the distribution. Finally, we </w:instrText>
        </w:r>
        <w:r w:rsidR="00C8012D">
          <w:rPr>
            <w:rFonts w:cs="Times New Roman Bold"/>
            <w:b w:val="0"/>
            <w:bCs/>
          </w:rPr>
          <w:instrText>ﬁ</w:instrText>
        </w:r>
        <w:r w:rsidR="00C8012D">
          <w:rPr>
            <w:b w:val="0"/>
            <w:bCs/>
          </w:rPr>
          <w:instrText>nd that classi</w:instrText>
        </w:r>
        <w:r w:rsidR="00C8012D">
          <w:rPr>
            <w:rFonts w:cs="Times New Roman Bold"/>
            <w:b w:val="0"/>
            <w:bCs/>
          </w:rPr>
          <w:instrText>ﬁ</w:instrText>
        </w:r>
        <w:r w:rsidR="00C8012D">
          <w:rPr>
            <w:b w:val="0"/>
            <w:bCs/>
          </w:rPr>
          <w:instrText>er guidance combines well with upsampling diffusion models, further improving FID to 3.94 on ImageNet 256</w:instrText>
        </w:r>
        <w:r w:rsidR="00C8012D">
          <w:rPr>
            <w:rFonts w:ascii="Cambria Math" w:hAnsi="Cambria Math" w:cs="Cambria Math"/>
            <w:b w:val="0"/>
            <w:bCs/>
          </w:rPr>
          <w:instrText>⇥</w:instrText>
        </w:r>
        <w:r w:rsidR="00C8012D">
          <w:rPr>
            <w:b w:val="0"/>
            <w:bCs/>
          </w:rPr>
          <w:instrText>256 and 3.85 on ImageNet 512</w:instrText>
        </w:r>
        <w:r w:rsidR="00C8012D">
          <w:rPr>
            <w:rFonts w:ascii="Cambria Math" w:hAnsi="Cambria Math" w:cs="Cambria Math"/>
            <w:b w:val="0"/>
            <w:bCs/>
          </w:rPr>
          <w:instrText>⇥</w:instrText>
        </w:r>
        <w:r w:rsidR="00C8012D">
          <w:rPr>
            <w:b w:val="0"/>
            <w:bCs/>
          </w:rPr>
          <w:instrText>512.","language":"en","source":"Zotero","title":"Diffusion Models Beat GANs on Image Synthesis","author":[{"family":"Dhariwal","given":"</w:instrText>
        </w:r>
        <w:r w:rsidR="00C8012D">
          <w:rPr>
            <w:rFonts w:hint="eastAsia"/>
            <w:b w:val="0"/>
            <w:bCs/>
          </w:rPr>
          <w:instrText>Prafulla"},{"family":"Nichol","given":"Alex"}]}},{"id":495,"uris":["http://zotero.org/users/13872798/items/EHCMUWKU"],"itemData":{"id":495,"type":"article-journal","abstract":"The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w:instrText>
        </w:r>
        <w:r w:rsidR="00C8012D">
          <w:rPr>
            <w:b w:val="0"/>
            <w:bCs/>
          </w:rPr>
          <w:instrText>anisms, dispensing with recurrence and convolutions entirely. Experiments on two machine translation tasks show these models to be superior in quality while being more parallelizable and requiring signiﬁcantly less time to train. Our model achieves 28.4 B</w:instrText>
        </w:r>
        <w:r w:rsidR="00C8012D">
          <w:rPr>
            <w:rFonts w:hint="eastAsia"/>
            <w:b w:val="0"/>
            <w:bCs/>
          </w:rPr>
          <w:instrText>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w:instrText>
        </w:r>
        <w:r w:rsidR="00C8012D">
          <w:rPr>
            <w:b w:val="0"/>
            <w:bCs/>
          </w:rPr>
          <w:instrText>ly":"Shazeer","given":"Noam"},{"family":"Parmar","given":"Niki"},{"family":"Uszkoreit","given":"Jakob"},{"family":"Jones","given":"Llion"},{"family":"Gomez","given":"Aidan N"},{"family":"Kaiser","given":"Łukasz"},{"family":"Polosukhin","given":"Illia"}]}}</w:instrText>
        </w:r>
        <w:r w:rsidR="00C8012D">
          <w:rPr>
            <w:rFonts w:hint="eastAsia"/>
            <w:b w:val="0"/>
            <w:bCs/>
          </w:rPr>
          <w:instrText xml:space="preserve">],"schema":"https://github.com/citation-style-language/schema/raw/master/csl-citation.json"} </w:instrText>
        </w:r>
      </w:ins>
      <w:del w:id="36" w:author="Yongkai Chen" w:date="2025-03-16T11:29:00Z" w16du:dateUtc="2025-03-16T03:29:00Z">
        <w:r w:rsidR="00AB684F" w:rsidDel="00C8012D">
          <w:rPr>
            <w:rFonts w:hint="eastAsia"/>
            <w:b w:val="0"/>
            <w:bCs/>
          </w:rPr>
          <w:delInstrText xml:space="preserve"> ADDIN ZOTERO_ITEM CSL_CITATION {"citationID":"al6t0jhvk7","properties":{"formattedCitation":"\\super [5,6]\\nosupersub{}","plainCitation":"[5,6]","noteIndex":0},"citationItems":[{"id":523,"uris":["http://zotero.org/users/13872798/items/SVHX3L6J"],"itemDa</w:delInstrText>
        </w:r>
        <w:r w:rsidR="00AB684F" w:rsidDel="00C8012D">
          <w:rPr>
            <w:b w:val="0"/>
            <w:bCs/>
          </w:rPr>
          <w:delInstrText xml:space="preserve">ta":{"id":523,"type":"article-journal","abstract":"We show that diffusion models can achieve image sample quality superior to the current state-of-the-art generative models. We achieve this on unconditional image synthesis by </w:delInstrText>
        </w:r>
        <w:r w:rsidR="00AB684F" w:rsidDel="00C8012D">
          <w:rPr>
            <w:rFonts w:ascii="Times New Roman" w:hAnsi="Times New Roman" w:cs="Times New Roman"/>
            <w:b w:val="0"/>
            <w:bCs/>
          </w:rPr>
          <w:delInstrText>ﬁ</w:delInstrText>
        </w:r>
        <w:r w:rsidR="00AB684F" w:rsidDel="00C8012D">
          <w:rPr>
            <w:b w:val="0"/>
            <w:bCs/>
          </w:rPr>
          <w:delInstrText>nding a better architecture through a series of ablations. For conditional image synthesis, we further improve sample quality with classi</w:delInstrText>
        </w:r>
        <w:r w:rsidR="00AB684F" w:rsidDel="00C8012D">
          <w:rPr>
            <w:rFonts w:ascii="Times New Roman" w:hAnsi="Times New Roman" w:cs="Times New Roman"/>
            <w:b w:val="0"/>
            <w:bCs/>
          </w:rPr>
          <w:delInstrText>ﬁ</w:delInstrText>
        </w:r>
        <w:r w:rsidR="00AB684F" w:rsidDel="00C8012D">
          <w:rPr>
            <w:b w:val="0"/>
            <w:bCs/>
          </w:rPr>
          <w:delInstrText>er guidance: a simple, compute-ef</w:delInstrText>
        </w:r>
        <w:r w:rsidR="00AB684F" w:rsidDel="00C8012D">
          <w:rPr>
            <w:rFonts w:ascii="Times New Roman" w:hAnsi="Times New Roman" w:cs="Times New Roman"/>
            <w:b w:val="0"/>
            <w:bCs/>
          </w:rPr>
          <w:delInstrText>ﬁ</w:delInstrText>
        </w:r>
        <w:r w:rsidR="00AB684F" w:rsidDel="00C8012D">
          <w:rPr>
            <w:b w:val="0"/>
            <w:bCs/>
          </w:rPr>
          <w:delInstrText xml:space="preserve">cient method for trading off diversity for </w:delInstrText>
        </w:r>
        <w:r w:rsidR="00AB684F" w:rsidDel="00C8012D">
          <w:rPr>
            <w:rFonts w:ascii="Times New Roman" w:hAnsi="Times New Roman" w:cs="Times New Roman"/>
            <w:b w:val="0"/>
            <w:bCs/>
          </w:rPr>
          <w:delInstrText>ﬁ</w:delInstrText>
        </w:r>
        <w:r w:rsidR="00AB684F" w:rsidDel="00C8012D">
          <w:rPr>
            <w:b w:val="0"/>
            <w:bCs/>
          </w:rPr>
          <w:delInstrText>delity using gradients from a classi</w:delInstrText>
        </w:r>
        <w:r w:rsidR="00AB684F" w:rsidDel="00C8012D">
          <w:rPr>
            <w:rFonts w:ascii="Times New Roman" w:hAnsi="Times New Roman" w:cs="Times New Roman"/>
            <w:b w:val="0"/>
            <w:bCs/>
          </w:rPr>
          <w:delInstrText>ﬁ</w:delInstrText>
        </w:r>
        <w:r w:rsidR="00AB684F" w:rsidDel="00C8012D">
          <w:rPr>
            <w:b w:val="0"/>
            <w:bCs/>
          </w:rPr>
          <w:delInstrText>er. We achieve an FID of 2.97 on ImageNet 128</w:delInstrText>
        </w:r>
        <w:r w:rsidR="00AB684F" w:rsidDel="00C8012D">
          <w:rPr>
            <w:rFonts w:ascii="Cambria Math" w:hAnsi="Cambria Math" w:cs="Cambria Math"/>
            <w:b w:val="0"/>
            <w:bCs/>
          </w:rPr>
          <w:delInstrText>⇥</w:delInstrText>
        </w:r>
        <w:r w:rsidR="00AB684F" w:rsidDel="00C8012D">
          <w:rPr>
            <w:b w:val="0"/>
            <w:bCs/>
          </w:rPr>
          <w:delInstrText>128, 4.59 on ImageNet 256</w:delInstrText>
        </w:r>
        <w:r w:rsidR="00AB684F" w:rsidDel="00C8012D">
          <w:rPr>
            <w:rFonts w:ascii="Cambria Math" w:hAnsi="Cambria Math" w:cs="Cambria Math"/>
            <w:b w:val="0"/>
            <w:bCs/>
          </w:rPr>
          <w:delInstrText>⇥</w:delInstrText>
        </w:r>
        <w:r w:rsidR="00AB684F" w:rsidDel="00C8012D">
          <w:rPr>
            <w:b w:val="0"/>
            <w:bCs/>
          </w:rPr>
          <w:delInstrText>256, and 7.72 on ImageNet 512</w:delInstrText>
        </w:r>
        <w:r w:rsidR="00AB684F" w:rsidDel="00C8012D">
          <w:rPr>
            <w:rFonts w:ascii="Cambria Math" w:hAnsi="Cambria Math" w:cs="Cambria Math"/>
            <w:b w:val="0"/>
            <w:bCs/>
          </w:rPr>
          <w:delInstrText>⇥</w:delInstrText>
        </w:r>
        <w:r w:rsidR="00AB684F" w:rsidDel="00C8012D">
          <w:rPr>
            <w:b w:val="0"/>
            <w:bCs/>
          </w:rPr>
          <w:delInstrText xml:space="preserve">512, and we match BigGAN-deep even with as few as 25 forward passes per sample, all while maintaining better coverage of the distribution. Finally, we </w:delInstrText>
        </w:r>
        <w:r w:rsidR="00AB684F" w:rsidDel="00C8012D">
          <w:rPr>
            <w:rFonts w:ascii="Times New Roman" w:hAnsi="Times New Roman" w:cs="Times New Roman"/>
            <w:b w:val="0"/>
            <w:bCs/>
          </w:rPr>
          <w:delInstrText>ﬁ</w:delInstrText>
        </w:r>
        <w:r w:rsidR="00AB684F" w:rsidDel="00C8012D">
          <w:rPr>
            <w:b w:val="0"/>
            <w:bCs/>
          </w:rPr>
          <w:delInstrText>nd that classi</w:delInstrText>
        </w:r>
        <w:r w:rsidR="00AB684F" w:rsidDel="00C8012D">
          <w:rPr>
            <w:rFonts w:ascii="Times New Roman" w:hAnsi="Times New Roman" w:cs="Times New Roman"/>
            <w:b w:val="0"/>
            <w:bCs/>
          </w:rPr>
          <w:delInstrText>ﬁ</w:delInstrText>
        </w:r>
        <w:r w:rsidR="00AB684F" w:rsidDel="00C8012D">
          <w:rPr>
            <w:b w:val="0"/>
            <w:bCs/>
          </w:rPr>
          <w:delInstrText>er guidance combines well with upsampling diffusion models, further improving FID to 3.94 on ImageNet 256</w:delInstrText>
        </w:r>
        <w:r w:rsidR="00AB684F" w:rsidDel="00C8012D">
          <w:rPr>
            <w:rFonts w:ascii="Cambria Math" w:hAnsi="Cambria Math" w:cs="Cambria Math"/>
            <w:b w:val="0"/>
            <w:bCs/>
          </w:rPr>
          <w:delInstrText>⇥</w:delInstrText>
        </w:r>
        <w:r w:rsidR="00AB684F" w:rsidDel="00C8012D">
          <w:rPr>
            <w:b w:val="0"/>
            <w:bCs/>
          </w:rPr>
          <w:delInstrText>256 and 3.85 on ImageNet 512</w:delInstrText>
        </w:r>
        <w:r w:rsidR="00AB684F" w:rsidDel="00C8012D">
          <w:rPr>
            <w:rFonts w:ascii="Cambria Math" w:hAnsi="Cambria Math" w:cs="Cambria Math"/>
            <w:b w:val="0"/>
            <w:bCs/>
          </w:rPr>
          <w:delInstrText>⇥</w:delInstrText>
        </w:r>
        <w:r w:rsidR="00AB684F" w:rsidDel="00C8012D">
          <w:rPr>
            <w:b w:val="0"/>
            <w:bCs/>
          </w:rPr>
          <w:delInstrText>512.","language":"en","source":"Zotero","title":"Diffusion Models Beat GANs on Image Synthesis","author":[{"family":"Dhariwal","given":"</w:delInstrText>
        </w:r>
        <w:r w:rsidR="00AB684F" w:rsidDel="00C8012D">
          <w:rPr>
            <w:rFonts w:hint="eastAsia"/>
            <w:b w:val="0"/>
            <w:bCs/>
          </w:rPr>
          <w:delInstrText>Prafulla"},{"family":"Nichol","given":"Alex"}]}},{"id":521,"uris":["http://zotero.org/users/13872798/items/EHCMUWKU"],"itemData":{"id":521,"type":"article-journal","abstract":"The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w:delInstrText>
        </w:r>
        <w:r w:rsidR="00AB684F" w:rsidDel="00C8012D">
          <w:rPr>
            <w:b w:val="0"/>
            <w:bCs/>
          </w:rPr>
          <w:delInstrText>anisms, dispensing with recurrence and convolutions entirely. Experiments on two machine translation tasks show these models to be superior in quality while being more parallelizable and requiring signi</w:delInstrText>
        </w:r>
        <w:r w:rsidR="00AB684F" w:rsidDel="00C8012D">
          <w:rPr>
            <w:rFonts w:ascii="Times New Roman" w:hAnsi="Times New Roman" w:cs="Times New Roman"/>
            <w:b w:val="0"/>
            <w:bCs/>
          </w:rPr>
          <w:delInstrText>ﬁ</w:delInstrText>
        </w:r>
        <w:r w:rsidR="00AB684F" w:rsidDel="00C8012D">
          <w:rPr>
            <w:b w:val="0"/>
            <w:bCs/>
          </w:rPr>
          <w:delInstrText>cantly less time to train. Our model achieves 28.4 B</w:delInstrText>
        </w:r>
        <w:r w:rsidR="00AB684F" w:rsidDel="00C8012D">
          <w:rPr>
            <w:rFonts w:hint="eastAsia"/>
            <w:b w:val="0"/>
            <w:bCs/>
          </w:rPr>
          <w:delInstrText>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w:delInstrText>
        </w:r>
        <w:r w:rsidR="00AB684F" w:rsidDel="00C8012D">
          <w:rPr>
            <w:b w:val="0"/>
            <w:bCs/>
          </w:rPr>
          <w:delInstrText>ly":"Shazeer","given":"Noam"},{"family":"Parmar","given":"Niki"},{"family":"Uszkoreit","given":"Jakob"},{"family":"Jones","given":"Llion"},{"family":"Gomez","given":"Aidan N"},{"family":"Kaiser","given":"Łukasz"},{"family":"Polosukhin","given":"Illia"}]}}</w:delInstrText>
        </w:r>
        <w:r w:rsidR="00AB684F" w:rsidDel="00C8012D">
          <w:rPr>
            <w:rFonts w:hint="eastAsia"/>
            <w:b w:val="0"/>
            <w:bCs/>
          </w:rPr>
          <w:delInstrText xml:space="preserve">],"schema":"https://github.com/citation-style-language/schema/raw/master/csl-citation.json"} </w:delInstrText>
        </w:r>
      </w:del>
      <w:r w:rsidR="009F6859">
        <w:rPr>
          <w:rFonts w:hint="eastAsia"/>
          <w:b w:val="0"/>
          <w:bCs/>
        </w:rPr>
        <w:fldChar w:fldCharType="separate"/>
      </w:r>
      <w:r w:rsidR="00AB684F" w:rsidRPr="00AB684F">
        <w:rPr>
          <w:kern w:val="0"/>
          <w:vertAlign w:val="superscript"/>
        </w:rPr>
        <w:t>[5,6]</w:t>
      </w:r>
      <w:r w:rsidR="009F6859">
        <w:rPr>
          <w:rFonts w:hint="eastAsia"/>
          <w:b w:val="0"/>
          <w:bCs/>
        </w:rPr>
        <w:fldChar w:fldCharType="end"/>
      </w:r>
      <w:del w:id="37" w:author="Chen, Yongkai" w:date="2025-03-17T10:14:00Z" w16du:dateUtc="2025-03-17T02:14:00Z">
        <w:r w:rsidR="0034281F" w:rsidDel="00EB3176">
          <w:rPr>
            <w:rFonts w:hint="eastAsia"/>
            <w:b w:val="0"/>
            <w:bCs/>
          </w:rPr>
          <w:delText>结合</w:delText>
        </w:r>
      </w:del>
      <w:ins w:id="38" w:author="Yongkai Chen" w:date="2025-03-16T15:39:00Z" w16du:dateUtc="2025-03-16T07:39:00Z">
        <w:del w:id="39" w:author="Chen, Yongkai" w:date="2025-03-17T09:59:00Z" w16du:dateUtc="2025-03-17T01:59:00Z">
          <w:r w:rsidR="00EF1F56" w:rsidDel="00074462">
            <w:rPr>
              <w:rFonts w:hint="eastAsia"/>
              <w:b w:val="0"/>
              <w:bCs/>
            </w:rPr>
            <w:delText>，这些新技术为</w:delText>
          </w:r>
        </w:del>
      </w:ins>
      <w:ins w:id="40" w:author="Chen, Yongkai" w:date="2025-03-17T09:59:00Z" w16du:dateUtc="2025-03-17T01:59:00Z">
        <w:r w:rsidR="00074462">
          <w:rPr>
            <w:rFonts w:hint="eastAsia"/>
            <w:b w:val="0"/>
            <w:bCs/>
          </w:rPr>
          <w:t>，</w:t>
        </w:r>
      </w:ins>
      <w:ins w:id="41" w:author="Yongkai Chen" w:date="2025-03-16T15:39:00Z" w16du:dateUtc="2025-03-16T07:39:00Z">
        <w:del w:id="42" w:author="Chen, Yongkai" w:date="2025-03-17T09:59:00Z" w16du:dateUtc="2025-03-17T01:59:00Z">
          <w:r w:rsidR="00EF1F56" w:rsidDel="00074462">
            <w:rPr>
              <w:rFonts w:hint="eastAsia"/>
              <w:b w:val="0"/>
              <w:bCs/>
            </w:rPr>
            <w:delText>构建</w:delText>
          </w:r>
        </w:del>
      </w:ins>
      <w:ins w:id="43" w:author="Yongkai Chen" w:date="2025-03-16T15:44:00Z" w16du:dateUtc="2025-03-16T07:44:00Z">
        <w:del w:id="44" w:author="Chen, Yongkai" w:date="2025-03-17T09:59:00Z" w16du:dateUtc="2025-03-17T01:59:00Z">
          <w:r w:rsidR="004007FA" w:rsidDel="00074462">
            <w:rPr>
              <w:rFonts w:hint="eastAsia"/>
              <w:b w:val="0"/>
              <w:bCs/>
            </w:rPr>
            <w:delText>适用</w:delText>
          </w:r>
        </w:del>
        <w:del w:id="45" w:author="Chen, Yongkai" w:date="2025-03-17T10:14:00Z" w16du:dateUtc="2025-03-17T02:14:00Z">
          <w:r w:rsidR="004007FA" w:rsidDel="00EB3176">
            <w:rPr>
              <w:rFonts w:hint="eastAsia"/>
              <w:b w:val="0"/>
              <w:bCs/>
            </w:rPr>
            <w:delText>各</w:delText>
          </w:r>
        </w:del>
      </w:ins>
      <w:ins w:id="46" w:author="Chen, Yongkai" w:date="2025-03-17T10:14:00Z" w16du:dateUtc="2025-03-17T02:14:00Z">
        <w:r w:rsidR="00EB3176">
          <w:rPr>
            <w:rFonts w:hint="eastAsia"/>
            <w:b w:val="0"/>
            <w:bCs/>
          </w:rPr>
          <w:t>有望在强</w:t>
        </w:r>
      </w:ins>
      <w:ins w:id="47" w:author="Chen, Yongkai" w:date="2025-03-17T10:15:00Z" w16du:dateUtc="2025-03-17T02:15:00Z">
        <w:r w:rsidR="00EB3176">
          <w:rPr>
            <w:rFonts w:hint="eastAsia"/>
            <w:b w:val="0"/>
            <w:bCs/>
          </w:rPr>
          <w:t>泛化性</w:t>
        </w:r>
        <w:r w:rsidR="00E34ADB">
          <w:rPr>
            <w:rFonts w:hint="eastAsia"/>
            <w:b w:val="0"/>
            <w:bCs/>
          </w:rPr>
          <w:t>各</w:t>
        </w:r>
      </w:ins>
      <w:ins w:id="48" w:author="Yongkai Chen" w:date="2025-03-16T15:44:00Z" w16du:dateUtc="2025-03-16T07:44:00Z">
        <w:r w:rsidR="004007FA">
          <w:rPr>
            <w:rFonts w:hint="eastAsia"/>
            <w:b w:val="0"/>
            <w:bCs/>
          </w:rPr>
          <w:t>向异性粗糙壁</w:t>
        </w:r>
        <w:del w:id="49" w:author="Chen, Yongkai" w:date="2025-03-17T09:59:00Z" w16du:dateUtc="2025-03-17T01:59:00Z">
          <w:r w:rsidR="006E548A" w:rsidDel="00074462">
            <w:rPr>
              <w:rFonts w:hint="eastAsia"/>
              <w:b w:val="0"/>
              <w:bCs/>
            </w:rPr>
            <w:delText>、</w:delText>
          </w:r>
        </w:del>
      </w:ins>
      <w:ins w:id="50" w:author="Yongkai Chen" w:date="2025-03-16T15:39:00Z" w16du:dateUtc="2025-03-16T07:39:00Z">
        <w:del w:id="51" w:author="Chen, Yongkai" w:date="2025-03-17T09:59:00Z" w16du:dateUtc="2025-03-17T01:59:00Z">
          <w:r w:rsidR="00EF1F56" w:rsidDel="00074462">
            <w:rPr>
              <w:rFonts w:hint="eastAsia"/>
              <w:b w:val="0"/>
              <w:bCs/>
            </w:rPr>
            <w:delText>泛化能力</w:delText>
          </w:r>
        </w:del>
      </w:ins>
      <w:ins w:id="52" w:author="Yongkai Chen" w:date="2025-03-16T15:44:00Z" w16du:dateUtc="2025-03-16T07:44:00Z">
        <w:del w:id="53" w:author="Chen, Yongkai" w:date="2025-03-17T09:59:00Z" w16du:dateUtc="2025-03-17T01:59:00Z">
          <w:r w:rsidR="0031726D" w:rsidDel="00074462">
            <w:rPr>
              <w:rFonts w:hint="eastAsia"/>
              <w:b w:val="0"/>
              <w:bCs/>
            </w:rPr>
            <w:delText>强</w:delText>
          </w:r>
        </w:del>
      </w:ins>
      <w:ins w:id="54" w:author="Yongkai Chen" w:date="2025-03-16T15:39:00Z" w16du:dateUtc="2025-03-16T07:39:00Z">
        <w:del w:id="55" w:author="Chen, Yongkai" w:date="2025-03-17T09:59:00Z" w16du:dateUtc="2025-03-17T01:59:00Z">
          <w:r w:rsidR="00EF1F56" w:rsidDel="00074462">
            <w:rPr>
              <w:rFonts w:hint="eastAsia"/>
              <w:b w:val="0"/>
              <w:bCs/>
            </w:rPr>
            <w:delText>的</w:delText>
          </w:r>
        </w:del>
        <w:r w:rsidR="00EF1F56">
          <w:rPr>
            <w:rFonts w:hint="eastAsia"/>
            <w:b w:val="0"/>
            <w:bCs/>
          </w:rPr>
          <w:t>近壁面流动模型和模拟方法</w:t>
        </w:r>
      </w:ins>
      <w:ins w:id="56" w:author="Chen, Yongkai" w:date="2025-03-17T10:14:00Z" w16du:dateUtc="2025-03-17T02:14:00Z">
        <w:r w:rsidR="00EB3176">
          <w:rPr>
            <w:rFonts w:hint="eastAsia"/>
            <w:b w:val="0"/>
            <w:bCs/>
          </w:rPr>
          <w:t>方面实现突破</w:t>
        </w:r>
      </w:ins>
      <w:ins w:id="57" w:author="Yongkai Chen" w:date="2025-03-16T15:39:00Z" w16du:dateUtc="2025-03-16T07:39:00Z">
        <w:del w:id="58" w:author="Chen, Yongkai" w:date="2025-03-17T10:14:00Z" w16du:dateUtc="2025-03-17T02:14:00Z">
          <w:r w:rsidR="00EF1F56" w:rsidDel="00EB3176">
            <w:rPr>
              <w:rFonts w:hint="eastAsia"/>
              <w:b w:val="0"/>
              <w:bCs/>
            </w:rPr>
            <w:delText>提供了全新的思路</w:delText>
          </w:r>
        </w:del>
        <w:r w:rsidR="00EF1F56">
          <w:rPr>
            <w:rFonts w:hint="eastAsia"/>
            <w:b w:val="0"/>
            <w:bCs/>
          </w:rPr>
          <w:t>。</w:t>
        </w:r>
      </w:ins>
      <w:del w:id="59" w:author="Yongkai Chen" w:date="2025-03-16T15:39:00Z" w16du:dateUtc="2025-03-16T07:39:00Z">
        <w:r w:rsidR="007D4504" w:rsidDel="00EF1F56">
          <w:rPr>
            <w:rFonts w:hint="eastAsia"/>
            <w:b w:val="0"/>
            <w:bCs/>
          </w:rPr>
          <w:delText>，</w:delText>
        </w:r>
      </w:del>
      <w:del w:id="60" w:author="Yongkai Chen" w:date="2025-03-16T15:38:00Z" w16du:dateUtc="2025-03-16T07:38:00Z">
        <w:r w:rsidR="00C76B3D" w:rsidDel="00F24B00">
          <w:rPr>
            <w:rFonts w:hint="eastAsia"/>
            <w:b w:val="0"/>
            <w:bCs/>
          </w:rPr>
          <w:delText>则</w:delText>
        </w:r>
      </w:del>
      <w:del w:id="61" w:author="Yongkai Chen" w:date="2025-03-16T15:34:00Z" w16du:dateUtc="2025-03-16T07:34:00Z">
        <w:r w:rsidR="00283823" w:rsidDel="00821472">
          <w:rPr>
            <w:rFonts w:hint="eastAsia"/>
            <w:b w:val="0"/>
            <w:bCs/>
          </w:rPr>
          <w:delText>有望</w:delText>
        </w:r>
        <w:r w:rsidR="00A32078" w:rsidDel="00821472">
          <w:rPr>
            <w:rFonts w:hint="eastAsia"/>
            <w:b w:val="0"/>
            <w:bCs/>
          </w:rPr>
          <w:delText>为</w:delText>
        </w:r>
        <w:r w:rsidR="000F34F9" w:rsidDel="005C3241">
          <w:rPr>
            <w:rFonts w:hint="eastAsia"/>
            <w:b w:val="0"/>
            <w:bCs/>
          </w:rPr>
          <w:delText>具</w:delText>
        </w:r>
        <w:r w:rsidR="000F34F9" w:rsidDel="00143CAA">
          <w:rPr>
            <w:rFonts w:hint="eastAsia"/>
            <w:b w:val="0"/>
            <w:bCs/>
          </w:rPr>
          <w:delText>有</w:delText>
        </w:r>
        <w:r w:rsidR="00283823" w:rsidDel="00143CAA">
          <w:rPr>
            <w:rFonts w:hint="eastAsia"/>
            <w:b w:val="0"/>
            <w:bCs/>
          </w:rPr>
          <w:delText>强</w:delText>
        </w:r>
        <w:r w:rsidR="00C14CD4" w:rsidDel="00143CAA">
          <w:rPr>
            <w:rFonts w:hint="eastAsia"/>
            <w:b w:val="0"/>
            <w:bCs/>
          </w:rPr>
          <w:delText>泛化能力的</w:delText>
        </w:r>
      </w:del>
      <w:del w:id="62" w:author="Yongkai Chen" w:date="2025-03-16T15:37:00Z" w16du:dateUtc="2025-03-16T07:37:00Z">
        <w:r w:rsidR="00283823" w:rsidDel="00F24B00">
          <w:rPr>
            <w:rFonts w:hint="eastAsia"/>
            <w:b w:val="0"/>
            <w:bCs/>
          </w:rPr>
          <w:delText>粗糙壁</w:delText>
        </w:r>
        <w:r w:rsidR="00AA52DB" w:rsidDel="00F24B00">
          <w:rPr>
            <w:rFonts w:hint="eastAsia"/>
            <w:b w:val="0"/>
            <w:bCs/>
          </w:rPr>
          <w:delText>模化</w:delText>
        </w:r>
        <w:r w:rsidR="003C4A9E" w:rsidDel="00F24B00">
          <w:rPr>
            <w:rFonts w:hint="eastAsia"/>
            <w:b w:val="0"/>
            <w:bCs/>
          </w:rPr>
          <w:delText>模拟</w:delText>
        </w:r>
        <w:r w:rsidR="00C20C8C" w:rsidDel="00F24B00">
          <w:rPr>
            <w:rFonts w:hint="eastAsia"/>
            <w:b w:val="0"/>
            <w:bCs/>
          </w:rPr>
          <w:delText>和</w:delText>
        </w:r>
        <w:r w:rsidR="00E201DF" w:rsidDel="00F24B00">
          <w:rPr>
            <w:rFonts w:hint="eastAsia"/>
            <w:b w:val="0"/>
            <w:bCs/>
          </w:rPr>
          <w:delText>流动</w:delText>
        </w:r>
        <w:r w:rsidR="006C7CAC" w:rsidDel="00F24B00">
          <w:rPr>
            <w:rFonts w:hint="eastAsia"/>
            <w:b w:val="0"/>
            <w:bCs/>
          </w:rPr>
          <w:delText>建模</w:delText>
        </w:r>
        <w:r w:rsidR="005D1294" w:rsidDel="00F24B00">
          <w:rPr>
            <w:rFonts w:hint="eastAsia"/>
            <w:b w:val="0"/>
            <w:bCs/>
          </w:rPr>
          <w:delText>提供新的</w:delText>
        </w:r>
      </w:del>
      <w:del w:id="63" w:author="Yongkai Chen" w:date="2025-03-16T15:36:00Z" w16du:dateUtc="2025-03-16T07:36:00Z">
        <w:r w:rsidR="00316455" w:rsidDel="009375BE">
          <w:rPr>
            <w:rFonts w:hint="eastAsia"/>
            <w:b w:val="0"/>
            <w:bCs/>
          </w:rPr>
          <w:delText>手段</w:delText>
        </w:r>
      </w:del>
      <w:del w:id="64" w:author="Yongkai Chen" w:date="2025-03-16T15:39:00Z" w16du:dateUtc="2025-03-16T07:39:00Z">
        <w:r w:rsidR="004A75EF" w:rsidDel="00EF1F56">
          <w:rPr>
            <w:rFonts w:hint="eastAsia"/>
            <w:b w:val="0"/>
            <w:bCs/>
          </w:rPr>
          <w:delText>。</w:delText>
        </w:r>
      </w:del>
    </w:p>
    <w:p w14:paraId="47A91B3F" w14:textId="1BC3C636" w:rsidR="004643B4" w:rsidRPr="002E5BCA" w:rsidRDefault="00380436" w:rsidP="005169CF">
      <w:pPr>
        <w:pStyle w:val="section"/>
        <w:ind w:firstLine="480"/>
        <w:rPr>
          <w:rFonts w:hint="eastAsia"/>
          <w:b w:val="0"/>
          <w:bCs/>
        </w:rPr>
      </w:pPr>
      <w:r>
        <w:rPr>
          <w:rFonts w:hint="eastAsia"/>
          <w:b w:val="0"/>
          <w:bCs/>
        </w:rPr>
        <w:t>针对</w:t>
      </w:r>
      <w:r w:rsidR="00F0035B">
        <w:rPr>
          <w:rFonts w:hint="eastAsia"/>
          <w:b w:val="0"/>
          <w:bCs/>
        </w:rPr>
        <w:t>上述高</w:t>
      </w:r>
      <w:r w:rsidR="000420D1" w:rsidRPr="00DB0D12">
        <w:rPr>
          <w:rFonts w:hint="eastAsia"/>
          <w:b w:val="0"/>
          <w:bCs/>
        </w:rPr>
        <w:t>超声速粗糙壁湍流</w:t>
      </w:r>
      <w:r w:rsidR="00F0035B">
        <w:rPr>
          <w:rFonts w:hint="eastAsia"/>
          <w:b w:val="0"/>
          <w:bCs/>
        </w:rPr>
        <w:t>在模拟技术</w:t>
      </w:r>
      <w:r>
        <w:rPr>
          <w:rFonts w:hint="eastAsia"/>
          <w:b w:val="0"/>
          <w:bCs/>
        </w:rPr>
        <w:t>和基础理论方面存在的问题与</w:t>
      </w:r>
      <w:r w:rsidR="00140643">
        <w:rPr>
          <w:rFonts w:hint="eastAsia"/>
          <w:b w:val="0"/>
          <w:bCs/>
        </w:rPr>
        <w:t>困难</w:t>
      </w:r>
      <w:r>
        <w:rPr>
          <w:rFonts w:hint="eastAsia"/>
          <w:b w:val="0"/>
          <w:bCs/>
        </w:rPr>
        <w:t>，</w:t>
      </w:r>
      <w:r w:rsidR="0013323A">
        <w:rPr>
          <w:rFonts w:hint="eastAsia"/>
          <w:b w:val="0"/>
          <w:bCs/>
        </w:rPr>
        <w:t>本项目</w:t>
      </w:r>
      <w:r w:rsidR="00965306" w:rsidRPr="002E5BCA">
        <w:rPr>
          <w:rFonts w:hint="eastAsia"/>
          <w:b w:val="0"/>
          <w:bCs/>
        </w:rPr>
        <w:t>提出</w:t>
      </w:r>
      <w:del w:id="65" w:author="Yongkai Chen" w:date="2025-03-16T15:36:00Z" w16du:dateUtc="2025-03-16T07:36:00Z">
        <w:r w:rsidR="008B4A50" w:rsidDel="006610DA">
          <w:rPr>
            <w:rFonts w:hint="eastAsia"/>
            <w:b w:val="0"/>
            <w:bCs/>
          </w:rPr>
          <w:delText>借助</w:delText>
        </w:r>
      </w:del>
      <w:ins w:id="66" w:author="Yongkai Chen" w:date="2025-03-16T15:36:00Z" w16du:dateUtc="2025-03-16T07:36:00Z">
        <w:r w:rsidR="006610DA">
          <w:rPr>
            <w:rFonts w:hint="eastAsia"/>
            <w:b w:val="0"/>
            <w:bCs/>
          </w:rPr>
          <w:t>利用</w:t>
        </w:r>
      </w:ins>
      <w:r w:rsidR="009813D5">
        <w:rPr>
          <w:rFonts w:hint="eastAsia"/>
          <w:b w:val="0"/>
          <w:bCs/>
        </w:rPr>
        <w:t>生成式</w:t>
      </w:r>
      <w:r w:rsidR="004D3BBC" w:rsidRPr="002E5BCA">
        <w:rPr>
          <w:rFonts w:hint="eastAsia"/>
          <w:b w:val="0"/>
          <w:bCs/>
        </w:rPr>
        <w:t>图神经</w:t>
      </w:r>
      <w:r w:rsidR="00245BB0" w:rsidRPr="002E5BCA">
        <w:rPr>
          <w:rFonts w:hint="eastAsia"/>
          <w:b w:val="0"/>
          <w:bCs/>
        </w:rPr>
        <w:t>网络</w:t>
      </w:r>
      <w:r w:rsidR="008B4A50">
        <w:rPr>
          <w:rFonts w:hint="eastAsia"/>
          <w:b w:val="0"/>
          <w:bCs/>
        </w:rPr>
        <w:t>，</w:t>
      </w:r>
      <w:r w:rsidR="00496BF7">
        <w:rPr>
          <w:rFonts w:hint="eastAsia"/>
          <w:b w:val="0"/>
          <w:bCs/>
        </w:rPr>
        <w:t>发展泛化能力</w:t>
      </w:r>
      <w:r w:rsidR="00401AC4">
        <w:rPr>
          <w:rFonts w:hint="eastAsia"/>
          <w:b w:val="0"/>
          <w:bCs/>
        </w:rPr>
        <w:t>强的</w:t>
      </w:r>
      <w:r w:rsidR="00965306" w:rsidRPr="002E5BCA">
        <w:rPr>
          <w:rFonts w:hint="eastAsia"/>
          <w:b w:val="0"/>
          <w:bCs/>
        </w:rPr>
        <w:t>高超声速粗糙壁简化</w:t>
      </w:r>
      <w:r w:rsidR="005F562E">
        <w:rPr>
          <w:rFonts w:hint="eastAsia"/>
          <w:b w:val="0"/>
          <w:bCs/>
        </w:rPr>
        <w:t>模拟方法</w:t>
      </w:r>
      <w:r w:rsidR="00965306" w:rsidRPr="002E5BCA">
        <w:rPr>
          <w:rFonts w:hint="eastAsia"/>
          <w:b w:val="0"/>
          <w:bCs/>
        </w:rPr>
        <w:t>，</w:t>
      </w:r>
      <w:r w:rsidR="00181753">
        <w:rPr>
          <w:rFonts w:hint="eastAsia"/>
          <w:b w:val="0"/>
          <w:bCs/>
        </w:rPr>
        <w:t>并</w:t>
      </w:r>
      <w:r w:rsidR="00965306" w:rsidRPr="002E5BCA">
        <w:rPr>
          <w:rFonts w:hint="eastAsia"/>
          <w:b w:val="0"/>
          <w:bCs/>
        </w:rPr>
        <w:t>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糙壁面近壁面湍流的影响机理，为飞行器的气动力</w:t>
      </w:r>
      <w:r w:rsidR="00837D76">
        <w:rPr>
          <w:rFonts w:hint="eastAsia"/>
          <w:b w:val="0"/>
          <w:bCs/>
        </w:rPr>
        <w:t>、</w:t>
      </w:r>
      <w:r w:rsidR="00F715D8">
        <w:rPr>
          <w:rFonts w:hint="eastAsia"/>
          <w:b w:val="0"/>
          <w:bCs/>
        </w:rPr>
        <w:t>热</w:t>
      </w:r>
      <w:r w:rsidR="00965306" w:rsidRPr="002E5BCA">
        <w:rPr>
          <w:rFonts w:hint="eastAsia"/>
          <w:b w:val="0"/>
          <w:bCs/>
        </w:rPr>
        <w:t>预测提供</w:t>
      </w:r>
      <w:r w:rsidR="00613CE1">
        <w:rPr>
          <w:rFonts w:hint="eastAsia"/>
          <w:b w:val="0"/>
          <w:bCs/>
        </w:rPr>
        <w:t>高效</w:t>
      </w:r>
      <w:r w:rsidR="00F74CCC">
        <w:rPr>
          <w:rFonts w:hint="eastAsia"/>
          <w:b w:val="0"/>
          <w:bCs/>
        </w:rPr>
        <w:t>的</w:t>
      </w:r>
      <w:r w:rsidR="006A150F">
        <w:rPr>
          <w:rFonts w:hint="eastAsia"/>
          <w:b w:val="0"/>
          <w:bCs/>
        </w:rPr>
        <w:t>模拟</w:t>
      </w:r>
      <w:r w:rsidR="00F74CCC">
        <w:rPr>
          <w:rFonts w:hint="eastAsia"/>
          <w:b w:val="0"/>
          <w:bCs/>
        </w:rPr>
        <w:t>方法，丰富</w:t>
      </w:r>
      <w:r w:rsidR="00965306" w:rsidRPr="002E5BCA">
        <w:rPr>
          <w:rFonts w:hint="eastAsia"/>
          <w:b w:val="0"/>
          <w:bCs/>
        </w:rPr>
        <w:t>理论基础。</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2C9F6648" w:rsidR="00FC46C7" w:rsidRPr="00FB7CA7" w:rsidRDefault="00FC46C7" w:rsidP="00FB7CA7">
      <w:pPr>
        <w:snapToGrid w:val="0"/>
        <w:spacing w:line="440" w:lineRule="exact"/>
        <w:ind w:firstLineChars="196" w:firstLine="470"/>
        <w:rPr>
          <w:bCs/>
          <w:sz w:val="24"/>
        </w:rPr>
      </w:pPr>
      <w:r w:rsidRPr="006B02BD">
        <w:rPr>
          <w:rFonts w:hint="eastAsia"/>
          <w:bCs/>
          <w:sz w:val="24"/>
        </w:rPr>
        <w:t>粗糙壁湍流的模拟方法可大致分为壁面解析和壁面模化两类。壁面解析法直接解析几何外形，</w:t>
      </w:r>
      <w:r w:rsidR="00706354">
        <w:rPr>
          <w:rFonts w:hint="eastAsia"/>
          <w:bCs/>
          <w:sz w:val="24"/>
        </w:rPr>
        <w:t>或</w:t>
      </w:r>
      <w:r w:rsidR="005134DC">
        <w:rPr>
          <w:rFonts w:hint="eastAsia"/>
          <w:bCs/>
          <w:sz w:val="24"/>
        </w:rPr>
        <w:t>用</w:t>
      </w:r>
      <w:r w:rsidRPr="006B02BD">
        <w:rPr>
          <w:rFonts w:hint="eastAsia"/>
          <w:bCs/>
          <w:sz w:val="24"/>
        </w:rPr>
        <w:t>特定的数值方法</w:t>
      </w:r>
      <w:r w:rsidR="005134DC">
        <w:rPr>
          <w:rFonts w:hint="eastAsia"/>
          <w:bCs/>
          <w:sz w:val="24"/>
        </w:rPr>
        <w:t>降低解析外形的难度</w:t>
      </w:r>
      <w:r w:rsidR="000952CC">
        <w:rPr>
          <w:rFonts w:hint="eastAsia"/>
          <w:bCs/>
          <w:sz w:val="24"/>
        </w:rPr>
        <w:t>，</w:t>
      </w:r>
      <w:r w:rsidR="00A5550E">
        <w:rPr>
          <w:rFonts w:hint="eastAsia"/>
          <w:bCs/>
          <w:sz w:val="24"/>
        </w:rPr>
        <w:t>如</w:t>
      </w:r>
      <w:r w:rsidR="006A534D">
        <w:rPr>
          <w:rFonts w:hint="eastAsia"/>
          <w:bCs/>
          <w:sz w:val="24"/>
        </w:rPr>
        <w:t>利用</w:t>
      </w:r>
      <w:r w:rsidR="00A5550E">
        <w:rPr>
          <w:rFonts w:hint="eastAsia"/>
          <w:bCs/>
          <w:sz w:val="24"/>
        </w:rPr>
        <w:t>浸没边界法</w:t>
      </w:r>
      <w:r w:rsidR="00EC17C5">
        <w:rPr>
          <w:rFonts w:hint="eastAsia"/>
          <w:bCs/>
          <w:sz w:val="24"/>
        </w:rPr>
        <w:t>（</w:t>
      </w:r>
      <w:r w:rsidR="000952CC">
        <w:rPr>
          <w:rFonts w:hint="eastAsia"/>
          <w:bCs/>
          <w:sz w:val="24"/>
        </w:rPr>
        <w:t>IBM</w:t>
      </w:r>
      <w:r w:rsidR="00B406EF">
        <w:rPr>
          <w:rFonts w:hint="eastAsia"/>
          <w:bCs/>
          <w:sz w:val="24"/>
        </w:rPr>
        <w:t>）</w:t>
      </w:r>
      <w:r w:rsidR="005134DC">
        <w:rPr>
          <w:bCs/>
          <w:sz w:val="24"/>
        </w:rPr>
        <w:fldChar w:fldCharType="begin"/>
      </w:r>
      <w:ins w:id="67" w:author="Yongkai Chen" w:date="2025-03-16T11:29:00Z" w16du:dateUtc="2025-03-16T03:29:00Z">
        <w:r w:rsidR="00C8012D">
          <w:rPr>
            <w:bCs/>
            <w:sz w:val="24"/>
          </w:rPr>
          <w:instrText xml:space="preserve"> ADDIN ZOTERO_ITEM CSL_CITATION {"citationID":"a1pflhig029","properties":{"formattedCitation":"\\super [7,8]\\nosupersub{}","plainCitation":"[7,8]","noteIndex":0},"citationItems":[{"id":152,"uris":["http://zotero.org/users/13872798/items/B5WNCZ6Z"],"itemData":{"id":152,"type":"article-journal","abstract":"Turbulent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151,"uris":["http://zotero.org/users/13872798/items/G7974C87"],"itemData":{"id":151,"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ins>
      <w:del w:id="68" w:author="Yongkai Chen" w:date="2025-03-16T11:29:00Z" w16du:dateUtc="2025-03-16T03:29:00Z">
        <w:r w:rsidR="005134DC" w:rsidDel="00C8012D">
          <w:rPr>
            <w:bCs/>
            <w:sz w:val="24"/>
          </w:rPr>
          <w:delInstrText xml:space="preserve"> ADDIN ZOTERO_ITEM CSL_CITATION {"citationID":"a1pflhig029","properties":{"formattedCitation":"\\super [7,8]\\nosupersub{}","plainCitation":"[7,8]","noteIndex":0},"citationItems":[{"id":268,"uris":["http://zotero.org/users/13872798/items/B5WNCZ6Z"],"itemData":{"id":268,"type":"article-journal","abstract":"Turbulent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delInstrText>
        </w:r>
      </w:del>
      <w:r w:rsidR="005134DC">
        <w:rPr>
          <w:bCs/>
          <w:sz w:val="24"/>
        </w:rPr>
        <w:fldChar w:fldCharType="separate"/>
      </w:r>
      <w:r w:rsidR="005134DC" w:rsidRPr="005134DC">
        <w:rPr>
          <w:kern w:val="0"/>
          <w:sz w:val="24"/>
          <w:vertAlign w:val="superscript"/>
        </w:rPr>
        <w:t>[7,8]</w:t>
      </w:r>
      <w:r w:rsidR="005134DC">
        <w:rPr>
          <w:bCs/>
          <w:sz w:val="24"/>
        </w:rPr>
        <w:fldChar w:fldCharType="end"/>
      </w:r>
      <w:r w:rsidR="00683C7B">
        <w:rPr>
          <w:rFonts w:hint="eastAsia"/>
          <w:bCs/>
          <w:sz w:val="24"/>
        </w:rPr>
        <w:t>和</w:t>
      </w:r>
      <w:r w:rsidR="00683C7B" w:rsidRPr="006B02BD">
        <w:rPr>
          <w:rFonts w:hint="eastAsia"/>
          <w:bCs/>
          <w:sz w:val="24"/>
        </w:rPr>
        <w:t>格子玻尔兹曼法</w:t>
      </w:r>
      <w:r w:rsidR="00683C7B">
        <w:rPr>
          <w:rFonts w:hint="eastAsia"/>
          <w:bCs/>
          <w:sz w:val="24"/>
        </w:rPr>
        <w:t>（</w:t>
      </w:r>
      <w:r w:rsidR="00683C7B" w:rsidRPr="006B02BD">
        <w:rPr>
          <w:rFonts w:hint="eastAsia"/>
          <w:bCs/>
          <w:sz w:val="24"/>
        </w:rPr>
        <w:t>LBM</w:t>
      </w:r>
      <w:r w:rsidR="00683C7B">
        <w:rPr>
          <w:rFonts w:hint="eastAsia"/>
          <w:bCs/>
          <w:sz w:val="24"/>
        </w:rPr>
        <w:t>）</w:t>
      </w:r>
      <w:r>
        <w:rPr>
          <w:bCs/>
          <w:sz w:val="24"/>
        </w:rPr>
        <w:fldChar w:fldCharType="begin"/>
      </w:r>
      <w:ins w:id="69" w:author="Yongkai Chen" w:date="2025-03-16T11:29:00Z" w16du:dateUtc="2025-03-16T03:29:00Z">
        <w:r w:rsidR="00C8012D">
          <w:rPr>
            <w:bCs/>
            <w:sz w:val="24"/>
          </w:rPr>
          <w:instrText xml:space="preserve"> ADDIN ZOTERO_ITEM CSL_CITATION {"citationID":"uEUI0Axy","properties":{"formattedCitation":"\\super [9]\\nosupersub{}","plainCitation":"[9]","noteIndex":0},"citationItems":[{"id":147,"uris":["http://zotero.org/users/13872798/items/LLU29TAZ"],"itemData":{"id":147,"type":"article-journal","abstract":"Lattice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ins>
      <w:del w:id="70" w:author="Yongkai Chen" w:date="2025-03-16T11:29:00Z" w16du:dateUtc="2025-03-16T03:29:00Z">
        <w:r w:rsidR="00F07C88" w:rsidDel="00C8012D">
          <w:rPr>
            <w:bCs/>
            <w:sz w:val="24"/>
          </w:rPr>
          <w:delInstrText xml:space="preserve"> ADDIN ZOTERO_ITEM CSL_CITATION {"citationID":"uEUI0Axy","properties":{"formattedCitation":"\\super [9]\\nosupersub{}","plainCitation":"[9]","noteIndex":0},"citationItems":[{"id":273,"uris":["http://zotero.org/users/13872798/items/LLU29TAZ"],"itemData":{"id":273,"type":"article-journal","abstract":"Lattice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delInstrText>
        </w:r>
      </w:del>
      <w:r>
        <w:rPr>
          <w:bCs/>
          <w:sz w:val="24"/>
        </w:rPr>
        <w:fldChar w:fldCharType="separate"/>
      </w:r>
      <w:r w:rsidR="00F07C88" w:rsidRPr="00F07C88">
        <w:rPr>
          <w:kern w:val="0"/>
          <w:sz w:val="24"/>
          <w:vertAlign w:val="superscript"/>
        </w:rPr>
        <w:t>[9]</w:t>
      </w:r>
      <w:r>
        <w:rPr>
          <w:bCs/>
          <w:sz w:val="24"/>
        </w:rPr>
        <w:fldChar w:fldCharType="end"/>
      </w:r>
      <w:r>
        <w:rPr>
          <w:rFonts w:hint="eastAsia"/>
          <w:bCs/>
          <w:sz w:val="24"/>
        </w:rPr>
        <w:t>。这些</w:t>
      </w:r>
      <w:r w:rsidR="0060527A">
        <w:rPr>
          <w:rFonts w:hint="eastAsia"/>
          <w:bCs/>
          <w:sz w:val="24"/>
        </w:rPr>
        <w:t>高精度</w:t>
      </w:r>
      <w:r>
        <w:rPr>
          <w:rFonts w:hint="eastAsia"/>
          <w:bCs/>
          <w:sz w:val="24"/>
        </w:rPr>
        <w:t>方法除了解析湍流尺度外，还需利用大量网格解析近壁面几何外形，整体计算量较大。模化方法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ins w:id="71" w:author="Yongkai Chen" w:date="2025-03-16T11:29:00Z" w16du:dateUtc="2025-03-16T03:29:00Z">
        <w:r w:rsidR="00C8012D">
          <w:rPr>
            <w:bCs/>
            <w:sz w:val="24"/>
          </w:rPr>
          <w:instrText xml:space="preserve"> ADDIN ZOTERO_ITEM CSL_CITATION {"citationID":"a2imfrmcpsc","properties":{"formattedCitation":"\\super [10]\\nosupersub{}","plainCitation":"[10]","noteIndex":0},"citationItems":[{"id":209,"uris":["http://zotero.org/users/13872798/items/26IG7BR7"],"itemData":{"id":209,"type":"article-journal","abstract":"A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ins>
      <w:del w:id="72" w:author="Yongkai Chen" w:date="2025-03-16T11:29:00Z" w16du:dateUtc="2025-03-16T03:29:00Z">
        <w:r w:rsidR="00F07C88" w:rsidDel="00C8012D">
          <w:rPr>
            <w:bCs/>
            <w:sz w:val="24"/>
          </w:rPr>
          <w:delInstrText xml:space="preserve"> ADDIN ZOTERO_ITEM CSL_CITATION {"citationID":"a2imfrmcpsc","properties":{"formattedCitation":"\\super [10]\\nosupersub{}","plainCitation":"[10]","noteIndex":0},"citationItems":[{"id":491,"uris":["http://zotero.org/users/13872798/items/26IG7BR7"],"itemData":{"id":491,"type":"article-journal","abstract":"A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delInstrText>
        </w:r>
      </w:del>
      <w:r>
        <w:rPr>
          <w:bCs/>
          <w:sz w:val="24"/>
        </w:rPr>
        <w:fldChar w:fldCharType="separate"/>
      </w:r>
      <w:r w:rsidR="00F07C88" w:rsidRPr="00F07C88">
        <w:rPr>
          <w:kern w:val="0"/>
          <w:sz w:val="24"/>
          <w:vertAlign w:val="superscript"/>
        </w:rPr>
        <w:t>[10]</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ins w:id="73" w:author="Yongkai Chen" w:date="2025-03-16T11:29:00Z" w16du:dateUtc="2025-03-16T03:29:00Z">
        <w:r w:rsidR="00C8012D">
          <w:rPr>
            <w:bCs/>
            <w:sz w:val="24"/>
          </w:rPr>
          <w:instrText xml:space="preserve"> ADDIN ZOTERO_ITEM CSL_CITATION {"citationID":"a1a4s1qcrob","properties":{"formattedCitation":"\\super [11\\uc0\\u8211{}15]\\nosupersub{}","plainCitation":"[11–15]","noteIndex":0},"citationItems":[{"id":210,"uris":["http://zotero.org/users/13872798/items/AG39J2EJ"],"itemData":{"id":210,"type":"article-journal","abstract":",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A."}],"issued":{"date-parts":[["2020",8,25]]}}},{"id":211,"uris":["http://zotero.org/users/13872798/items/FGXUNHJ5"],"itemData":{"id":211,"type":"article-journal","abstract":"Surface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C8012D">
          <w:rPr>
            <w:rFonts w:ascii="Cambria Math" w:hAnsi="Cambria Math" w:cs="Cambria Math"/>
            <w:bCs/>
            <w:sz w:val="24"/>
          </w:rPr>
          <w:instrText>≅</w:instrText>
        </w:r>
        <w:r w:rsidR="00C8012D">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215,"uris":["http://zotero.org/users/13872798/items/XHB88IIY"],"itemData":{"id":215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214,"uris":["http://zotero.org/users/13872798/items/7K8VNCCP"],"itemData":{"id":214,"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D."}],"issued":{"date-parts":[["2012",12,10]]}}},{"id":213,"uris":["http://zotero.org/users/13872798/items/Q9VQPCDX"],"itemData":{"id":213,"type":"article-journal","abstract":"Accurate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ins>
      <w:del w:id="74" w:author="Yongkai Chen" w:date="2025-03-16T11:29:00Z" w16du:dateUtc="2025-03-16T03:29:00Z">
        <w:r w:rsidR="00F07C88" w:rsidDel="00C8012D">
          <w:rPr>
            <w:bCs/>
            <w:sz w:val="24"/>
          </w:rPr>
          <w:delInstrText xml:space="preserve"> ADDIN ZOTERO_ITEM CSL_CITATION {"citationID":"a1a4s1qcrob","properties":{"formattedCitation":"\\super [11\\uc0\\u8211{}15]\\nosupersub{}","plainCitation":"[11–15]","noteIndex":0},"citationItems":[{"id":490,"uris":["http://zotero.org/users/13872798/items/AG39J2EJ"],"itemData":{"id":490,"type":"article-journal","abstract":",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delInstrText>
        </w:r>
        <w:r w:rsidR="00F07C88" w:rsidDel="00C8012D">
          <w:rPr>
            <w:rFonts w:ascii="Cambria Math" w:hAnsi="Cambria Math" w:cs="Cambria Math"/>
            <w:bCs/>
            <w:sz w:val="24"/>
          </w:rPr>
          <w:delInstrText>≅</w:delInstrText>
        </w:r>
        <w:r w:rsidR="00F07C88" w:rsidDel="00C8012D">
          <w:rPr>
            <w:bCs/>
            <w:sz w:val="24"/>
          </w:rPr>
          <w:del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delInstrText>
        </w:r>
      </w:del>
      <w:r>
        <w:rPr>
          <w:bCs/>
          <w:sz w:val="24"/>
        </w:rPr>
        <w:fldChar w:fldCharType="separate"/>
      </w:r>
      <w:r w:rsidR="00F07C88" w:rsidRPr="00F07C88">
        <w:rPr>
          <w:kern w:val="0"/>
          <w:sz w:val="24"/>
          <w:vertAlign w:val="superscript"/>
        </w:rPr>
        <w:t>[11–15]</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F40C19">
        <w:rPr>
          <w:rFonts w:hint="eastAsia"/>
          <w:bCs/>
          <w:sz w:val="24"/>
        </w:rPr>
        <w:t> </w:t>
      </w:r>
      <m:oMath>
        <m:acc>
          <m:accPr>
            <m:ctrlPr>
              <w:ins w:id="75" w:author="Chen, Yongkai" w:date="2025-03-17T11:03:00Z" w16du:dateUtc="2025-03-17T03:03:00Z">
                <w:rPr>
                  <w:rFonts w:ascii="XITS Math" w:hAnsi="XITS Math" w:cs="XITS Math"/>
                  <w:bCs/>
                  <w:i/>
                  <w:sz w:val="24"/>
                </w:rPr>
              </w:ins>
            </m:ctrlPr>
          </m:accPr>
          <m:e>
            <m:r>
              <w:ins w:id="76" w:author="Chen, Yongkai" w:date="2025-03-17T11:03:00Z" w16du:dateUtc="2025-03-17T03:03:00Z">
                <w:rPr>
                  <w:rFonts w:ascii="XITS Math" w:hAnsi="XITS Math" w:cs="XITS Math"/>
                  <w:sz w:val="24"/>
                </w:rPr>
                <m:t>Z</m:t>
              </w:ins>
            </m:r>
            <m:ctrlPr>
              <w:ins w:id="77" w:author="Chen, Yongkai" w:date="2025-03-17T11:03:00Z" w16du:dateUtc="2025-03-17T03:03:00Z">
                <w:rPr>
                  <w:rFonts w:ascii="XITS Math" w:hAnsi="XITS Math"/>
                  <w:bCs/>
                  <w:i/>
                  <w:sz w:val="24"/>
                </w:rPr>
              </w:ins>
            </m:ctrlPr>
          </m:e>
        </m:acc>
      </m:oMath>
      <w:del w:id="78" w:author="Chen, Yongkai" w:date="2025-03-17T11:03:00Z" w16du:dateUtc="2025-03-17T03:03:00Z">
        <w:r w:rsidR="009E1203" w:rsidDel="00F40C19">
          <w:rPr>
            <w:rFonts w:hint="eastAsia"/>
            <w:bCs/>
            <w:sz w:val="24"/>
          </w:rPr>
          <w:delText> </w:delText>
        </w:r>
      </w:del>
      <m:oMath>
        <m:acc>
          <m:accPr>
            <m:ctrlPr>
              <w:del w:id="79" w:author="Chen, Yongkai" w:date="2025-03-17T11:03:00Z" w16du:dateUtc="2025-03-17T03:03:00Z">
                <w:rPr>
                  <w:rFonts w:ascii="XITS Math" w:hAnsi="XITS Math" w:cs="XITS Math"/>
                  <w:bCs/>
                  <w:i/>
                  <w:sz w:val="24"/>
                  <w:szCs w:val="32"/>
                </w:rPr>
              </w:del>
            </m:ctrlPr>
          </m:accPr>
          <m:e>
            <m:r>
              <w:del w:id="80" w:author="Chen, Yongkai" w:date="2025-03-17T11:03:00Z" w16du:dateUtc="2025-03-17T03:03:00Z">
                <w:rPr>
                  <w:rFonts w:ascii="XITS Math" w:hAnsi="XITS Math" w:cs="XITS Math"/>
                  <w:sz w:val="24"/>
                  <w:szCs w:val="32"/>
                </w:rPr>
                <m:t>Z</m:t>
              </w:del>
            </m: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ins w:id="81" w:author="Chen, Yongkai" w:date="2025-03-17T11:03:00Z" w16du:dateUtc="2025-03-17T03:03:00Z">
                <w:rPr>
                  <w:rFonts w:ascii="XITS Math" w:hAnsi="XITS Math" w:cs="XITS Math"/>
                  <w:bCs/>
                  <w:i/>
                  <w:sz w:val="24"/>
                </w:rPr>
              </w:ins>
            </m:ctrlPr>
          </m:accPr>
          <m:e>
            <m:r>
              <w:ins w:id="82" w:author="Chen, Yongkai" w:date="2025-03-17T11:03:00Z" w16du:dateUtc="2025-03-17T03:03:00Z">
                <w:rPr>
                  <w:rFonts w:ascii="XITS Math" w:hAnsi="XITS Math" w:cs="XITS Math"/>
                  <w:sz w:val="24"/>
                </w:rPr>
                <m:t>Z</m:t>
              </w:ins>
            </m:r>
            <m:ctrlPr>
              <w:ins w:id="83" w:author="Chen, Yongkai" w:date="2025-03-17T11:03:00Z" w16du:dateUtc="2025-03-17T03:03:00Z">
                <w:rPr>
                  <w:rFonts w:ascii="XITS Math" w:hAnsi="XITS Math"/>
                  <w:bCs/>
                  <w:i/>
                  <w:sz w:val="24"/>
                </w:rPr>
              </w:ins>
            </m:ctrlPr>
          </m:e>
        </m:acc>
        <m:acc>
          <m:accPr>
            <m:ctrlPr>
              <w:del w:id="84" w:author="Chen, Yongkai" w:date="2025-03-17T11:03:00Z" w16du:dateUtc="2025-03-17T03:03:00Z">
                <w:rPr>
                  <w:rFonts w:ascii="XITS Math" w:hAnsi="XITS Math" w:cs="XITS Math"/>
                  <w:bCs/>
                  <w:i/>
                  <w:sz w:val="24"/>
                  <w:szCs w:val="32"/>
                </w:rPr>
              </w:del>
            </m:ctrlPr>
          </m:accPr>
          <m:e>
            <m:r>
              <w:del w:id="85" w:author="Chen, Yongkai" w:date="2025-03-17T11:03:00Z" w16du:dateUtc="2025-03-17T03:03:00Z">
                <w:rPr>
                  <w:rFonts w:ascii="XITS Math" w:hAnsi="XITS Math" w:cs="XITS Math"/>
                  <w:sz w:val="24"/>
                  <w:szCs w:val="32"/>
                </w:rPr>
                <m:t>Z</m:t>
              </w:del>
            </m: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这类方法常假设壁面孔隙较小，仅会产生压力和沿壁面法向的速度扰动，多用于层流研究。</w:t>
      </w:r>
      <w:r w:rsidRPr="00075A44">
        <w:rPr>
          <w:rFonts w:hint="eastAsia"/>
          <w:b/>
          <w:iCs/>
          <w:sz w:val="24"/>
        </w:rPr>
        <w:t>申请人的部分工作</w:t>
      </w:r>
      <w:r w:rsidRPr="00075A44">
        <w:rPr>
          <w:b/>
          <w:sz w:val="24"/>
        </w:rPr>
        <w:fldChar w:fldCharType="begin"/>
      </w:r>
      <w:ins w:id="86" w:author="Yongkai Chen" w:date="2025-03-16T11:29:00Z" w16du:dateUtc="2025-03-16T03:29:00Z">
        <w:r w:rsidR="00C8012D">
          <w:rPr>
            <w:b/>
            <w:sz w:val="24"/>
          </w:rPr>
          <w:instrText xml:space="preserve"> ADDIN ZOTERO_ITEM CSL_CITATION {"citationID":"ar3qvnbttk","properties":{"formattedCitation":"\\super [16,17]\\nosupersub{}","plainCitation":"[16,17]","noteIndex":0},"citationItems":[{"id":199,"uris":["http://zotero.org/users/13872798/items/U7YA4HKA"],"itemData":{"id":199,"type":"article-journal","container-title":"Physical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198,"uris":["http://zotero.org/users/13872798/items/M5RYVPCL"],"itemData":{"id":198,"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ins>
      <w:del w:id="87" w:author="Yongkai Chen" w:date="2025-03-16T11:29:00Z" w16du:dateUtc="2025-03-16T03:29:00Z">
        <w:r w:rsidR="00F07C88" w:rsidDel="00C8012D">
          <w:rPr>
            <w:b/>
            <w:sz w:val="24"/>
          </w:rPr>
          <w:delInstrText xml:space="preserve"> ADDIN ZOTERO_ITEM CSL_CITATION {"citationID":"ar3qvnbttk","properties":{"formattedCitation":"\\super [16,17]\\nosupersub{}","plainCitation":"[16,17]","noteIndex":0},"citationItems":[{"id":510,"uris":["http://zotero.org/users/13872798/items/U7YA4HKA"],"itemData":{"id":510,"type":"article-journal","container-title":"Physical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delInstrText>
        </w:r>
      </w:del>
      <w:r w:rsidRPr="00075A44">
        <w:rPr>
          <w:b/>
          <w:sz w:val="24"/>
        </w:rPr>
        <w:fldChar w:fldCharType="separate"/>
      </w:r>
      <w:r w:rsidR="00F07C88" w:rsidRPr="00F07C88">
        <w:rPr>
          <w:kern w:val="0"/>
          <w:sz w:val="24"/>
          <w:vertAlign w:val="superscript"/>
        </w:rPr>
        <w:t>[16,17]</w:t>
      </w:r>
      <w:r w:rsidRPr="00075A44">
        <w:rPr>
          <w:b/>
          <w:sz w:val="24"/>
        </w:rPr>
        <w:fldChar w:fldCharType="end"/>
      </w:r>
      <w:r w:rsidR="00425E4F">
        <w:rPr>
          <w:rFonts w:hint="eastAsia"/>
          <w:b/>
          <w:sz w:val="24"/>
        </w:rPr>
        <w:t>将其拓展至</w:t>
      </w:r>
      <w:r w:rsidR="00CC2A47">
        <w:rPr>
          <w:rFonts w:hint="eastAsia"/>
          <w:b/>
          <w:sz w:val="24"/>
        </w:rPr>
        <w:t>高速</w:t>
      </w:r>
      <w:r w:rsidR="00425E4F">
        <w:rPr>
          <w:rFonts w:hint="eastAsia"/>
          <w:b/>
          <w:sz w:val="24"/>
        </w:rPr>
        <w:t>湍流领域</w:t>
      </w:r>
      <w:r w:rsidR="009B16B0">
        <w:rPr>
          <w:rFonts w:hint="eastAsia"/>
          <w:b/>
          <w:sz w:val="24"/>
        </w:rPr>
        <w:t>，并</w:t>
      </w:r>
      <w:r>
        <w:rPr>
          <w:rFonts w:hint="eastAsia"/>
          <w:b/>
          <w:iCs/>
          <w:sz w:val="24"/>
        </w:rPr>
        <w:t>指出</w:t>
      </w:r>
      <w:r w:rsidR="00977CBF">
        <w:rPr>
          <w:rFonts w:hint="eastAsia"/>
          <w:b/>
          <w:iCs/>
          <w:sz w:val="24"/>
        </w:rPr>
        <w:t>在湍流场</w:t>
      </w:r>
      <w:r w:rsidR="0025773F">
        <w:rPr>
          <w:rFonts w:hint="eastAsia"/>
          <w:b/>
          <w:iCs/>
          <w:sz w:val="24"/>
        </w:rPr>
        <w:t>中</w:t>
      </w:r>
      <w:r>
        <w:rPr>
          <w:rFonts w:hint="eastAsia"/>
          <w:b/>
          <w:iCs/>
          <w:sz w:val="24"/>
        </w:rPr>
        <w:t>阻抗</w:t>
      </w:r>
      <m:oMath>
        <m:acc>
          <m:accPr>
            <m:ctrlPr>
              <w:ins w:id="88" w:author="Chen, Yongkai" w:date="2025-03-17T11:03:00Z" w16du:dateUtc="2025-03-17T03:03:00Z">
                <w:rPr>
                  <w:rFonts w:ascii="XITS Math" w:hAnsi="XITS Math" w:cs="XITS Math"/>
                  <w:bCs/>
                  <w:i/>
                  <w:sz w:val="24"/>
                </w:rPr>
              </w:ins>
            </m:ctrlPr>
          </m:accPr>
          <m:e>
            <m:r>
              <w:ins w:id="89" w:author="Chen, Yongkai" w:date="2025-03-17T11:03:00Z" w16du:dateUtc="2025-03-17T03:03:00Z">
                <w:rPr>
                  <w:rFonts w:ascii="XITS Math" w:hAnsi="XITS Math" w:cs="XITS Math"/>
                  <w:sz w:val="24"/>
                </w:rPr>
                <m:t>Z</m:t>
              </w:ins>
            </m:r>
            <m:ctrlPr>
              <w:ins w:id="90" w:author="Chen, Yongkai" w:date="2025-03-17T11:03:00Z" w16du:dateUtc="2025-03-17T03:03:00Z">
                <w:rPr>
                  <w:rFonts w:ascii="XITS Math" w:hAnsi="XITS Math"/>
                  <w:bCs/>
                  <w:i/>
                  <w:sz w:val="24"/>
                </w:rPr>
              </w:ins>
            </m:ctrlPr>
          </m:e>
        </m:acc>
        <m:acc>
          <m:accPr>
            <m:ctrlPr>
              <w:del w:id="91" w:author="Chen, Yongkai" w:date="2025-03-17T11:03:00Z" w16du:dateUtc="2025-03-17T03:03:00Z">
                <w:rPr>
                  <w:rFonts w:ascii="XITS Math" w:hAnsi="XITS Math" w:cs="XITS Math"/>
                  <w:bCs/>
                  <w:i/>
                  <w:sz w:val="24"/>
                  <w:szCs w:val="32"/>
                </w:rPr>
              </w:del>
            </m:ctrlPr>
          </m:accPr>
          <m:e>
            <m:r>
              <w:del w:id="92" w:author="Chen, Yongkai" w:date="2025-03-17T11:03:00Z" w16du:dateUtc="2025-03-17T03:03:00Z">
                <w:rPr>
                  <w:rFonts w:ascii="XITS Math" w:hAnsi="XITS Math" w:cs="XITS Math"/>
                  <w:sz w:val="24"/>
                  <w:szCs w:val="32"/>
                </w:rPr>
                <m:t>Z</m:t>
              </w:del>
            </m: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sidR="00D16FC1">
        <w:rPr>
          <w:rFonts w:hint="eastAsia"/>
          <w:b/>
          <w:iCs/>
          <w:sz w:val="24"/>
        </w:rPr>
        <w:t>。</w:t>
      </w:r>
      <w:r w:rsidR="00605E6F">
        <w:rPr>
          <w:rFonts w:hint="eastAsia"/>
          <w:b/>
          <w:iCs/>
          <w:sz w:val="24"/>
        </w:rPr>
        <w:t>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szCs w:val="32"/>
              </w:rPr>
            </m:ctrlPr>
          </m:accPr>
          <m:e>
            <m:r>
              <w:rPr>
                <w:rFonts w:ascii="XITS Math" w:hAnsi="XITS Math" w:cs="XITS Math"/>
                <w:sz w:val="24"/>
                <w:szCs w:val="32"/>
              </w:rPr>
              <m:t>Z</m:t>
            </m:r>
          </m:e>
        </m:acc>
      </m:oMath>
      <w:r w:rsidR="006A026E" w:rsidRPr="00F446AD">
        <w:rPr>
          <w:rFonts w:hint="eastAsia"/>
          <w:b/>
          <w:iCs/>
          <w:sz w:val="24"/>
        </w:rPr>
        <w:t>的</w:t>
      </w:r>
      <w:r w:rsidR="009427D6">
        <w:rPr>
          <w:rFonts w:hint="eastAsia"/>
          <w:b/>
          <w:iCs/>
          <w:sz w:val="24"/>
        </w:rPr>
        <w:t>泛化能力</w:t>
      </w:r>
      <w:r w:rsidR="006A026E">
        <w:rPr>
          <w:rFonts w:hint="eastAsia"/>
          <w:sz w:val="24"/>
        </w:rPr>
        <w:t>。</w:t>
      </w:r>
    </w:p>
    <w:p w14:paraId="50713A58" w14:textId="0213AA7C" w:rsidR="00EE0D9A" w:rsidRDefault="00FC46C7" w:rsidP="00762EE3">
      <w:pPr>
        <w:snapToGrid w:val="0"/>
        <w:spacing w:line="440" w:lineRule="exact"/>
        <w:ind w:firstLineChars="200" w:firstLine="480"/>
        <w:rPr>
          <w:bCs/>
          <w:sz w:val="24"/>
        </w:rPr>
      </w:pPr>
      <w:r>
        <w:rPr>
          <w:rFonts w:hint="eastAsia"/>
          <w:bCs/>
          <w:sz w:val="24"/>
        </w:rPr>
        <w:t>随着人工智能技术的发展，流体力学领域也进入</w:t>
      </w:r>
      <w:r>
        <w:rPr>
          <w:rFonts w:hint="eastAsia"/>
          <w:bCs/>
          <w:sz w:val="24"/>
        </w:rPr>
        <w:t>AI4Science</w:t>
      </w:r>
      <w:r>
        <w:rPr>
          <w:rFonts w:hint="eastAsia"/>
          <w:bCs/>
          <w:sz w:val="24"/>
        </w:rPr>
        <w:t>时代。</w:t>
      </w:r>
      <w:r w:rsidR="002B36CC">
        <w:rPr>
          <w:rFonts w:hint="eastAsia"/>
          <w:bCs/>
          <w:sz w:val="24"/>
        </w:rPr>
        <w:t>部分研究</w:t>
      </w:r>
      <w:r w:rsidR="00F3585E">
        <w:rPr>
          <w:rFonts w:hint="eastAsia"/>
          <w:bCs/>
          <w:sz w:val="24"/>
        </w:rPr>
        <w:t>采用</w:t>
      </w:r>
      <w:r w:rsidR="00E63C6A">
        <w:rPr>
          <w:rFonts w:hint="eastAsia"/>
          <w:bCs/>
          <w:sz w:val="24"/>
        </w:rPr>
        <w:t>深度网络（</w:t>
      </w:r>
      <w:r w:rsidR="00E63C6A">
        <w:rPr>
          <w:rFonts w:hint="eastAsia"/>
          <w:bCs/>
          <w:sz w:val="24"/>
        </w:rPr>
        <w:t>DNN</w:t>
      </w:r>
      <w:r w:rsidR="00E63C6A">
        <w:rPr>
          <w:rFonts w:hint="eastAsia"/>
          <w:bCs/>
          <w:sz w:val="24"/>
        </w:rPr>
        <w:t>）和高斯过程回归（</w:t>
      </w:r>
      <w:r w:rsidR="00E63C6A">
        <w:rPr>
          <w:rFonts w:hint="eastAsia"/>
          <w:bCs/>
          <w:sz w:val="24"/>
        </w:rPr>
        <w:t>GPR</w:t>
      </w:r>
      <w:r w:rsidR="00E63C6A">
        <w:rPr>
          <w:rFonts w:hint="eastAsia"/>
          <w:bCs/>
          <w:sz w:val="24"/>
        </w:rPr>
        <w:t>）</w:t>
      </w:r>
      <w:r w:rsidR="00B80A7A">
        <w:rPr>
          <w:bCs/>
          <w:sz w:val="24"/>
        </w:rPr>
        <w:fldChar w:fldCharType="begin"/>
      </w:r>
      <w:ins w:id="93" w:author="Yongkai Chen" w:date="2025-03-16T11:29:00Z" w16du:dateUtc="2025-03-16T03:29:00Z">
        <w:r w:rsidR="00C8012D">
          <w:rPr>
            <w:bCs/>
            <w:sz w:val="24"/>
          </w:rPr>
          <w:instrText xml:space="preserve"> ADDIN ZOTERO_ITEM CSL_CITATION {"citationID":"a7oiuad9v8","properties":{"formattedCitation":"\\super [18\\uc0\\u8211{}20]\\nosupersub{}","plainCitation":"[18–20]","noteIndex":0},"citationItems":[{"id":216,"uris":["http://zotero.org/users/13872798/items/JTGRC98W"],"itemData":{"id":216,"type":"article-journal","abstract":"Abstract\n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S."}],"issued":{"date-parts":[["2021",4,10]]}}},{"id":148,"uris":["http://zotero.org/users/13872798/items/3QGGCGVW"],"itemData":{"id":148,"type":"article-journal","abstract":"Abstract\n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F."}],"issued":{"date-parts":[["2023",10,1]]}}},{"id":217,"uris":["http://zotero.org/users/13872798/items/NBUDSBG8"],"itemData":{"id":217,"type":"article-journal","abstract":"Abstract\n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ins>
      <w:del w:id="94" w:author="Yongkai Chen" w:date="2025-03-16T11:29:00Z" w16du:dateUtc="2025-03-16T03:29:00Z">
        <w:r w:rsidR="00B80A7A" w:rsidDel="00C8012D">
          <w:rPr>
            <w:bCs/>
            <w:sz w:val="24"/>
          </w:rPr>
          <w:delInstrText xml:space="preserve"> ADDIN ZOTERO_ITEM CSL_CITATION {"citationID":"a7oiuad9v8","properties":{"formattedCitation":"\\super [18\\uc0\\u8211{}20]\\nosupersub{}","plainCitation":"[18–20]","noteIndex":0},"citationItems":[{"id":477,"uris":["http://zotero.org/users/13872798/items/JTGRC98W"],"itemData":{"id":477,"type":"article-journal","abstract":"Abstract\n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delInstrText>
        </w:r>
      </w:del>
      <w:r w:rsidR="00B80A7A">
        <w:rPr>
          <w:bCs/>
          <w:sz w:val="24"/>
        </w:rPr>
        <w:fldChar w:fldCharType="separate"/>
      </w:r>
      <w:r w:rsidR="00B80A7A" w:rsidRPr="00B80A7A">
        <w:rPr>
          <w:kern w:val="0"/>
          <w:sz w:val="24"/>
          <w:vertAlign w:val="superscript"/>
        </w:rPr>
        <w:t>[18–20]</w:t>
      </w:r>
      <w:r w:rsidR="00B80A7A">
        <w:rPr>
          <w:bCs/>
          <w:sz w:val="24"/>
        </w:rPr>
        <w:fldChar w:fldCharType="end"/>
      </w:r>
      <w:r w:rsidR="00694FA4">
        <w:rPr>
          <w:rFonts w:hint="eastAsia"/>
          <w:bCs/>
          <w:sz w:val="24"/>
        </w:rPr>
        <w:t>等方法，基于</w:t>
      </w:r>
      <w:r w:rsidR="00694FA4">
        <w:rPr>
          <w:rFonts w:hint="eastAsia"/>
          <w:bCs/>
          <w:sz w:val="24"/>
        </w:rPr>
        <w:t>DNS</w:t>
      </w:r>
      <w:r w:rsidR="00694FA4">
        <w:rPr>
          <w:rFonts w:hint="eastAsia"/>
          <w:bCs/>
          <w:sz w:val="24"/>
        </w:rPr>
        <w:t>、</w:t>
      </w:r>
      <w:r w:rsidR="00C23975">
        <w:rPr>
          <w:rFonts w:hint="eastAsia"/>
          <w:bCs/>
          <w:sz w:val="24"/>
        </w:rPr>
        <w:t>试验数据</w:t>
      </w:r>
      <w:r>
        <w:rPr>
          <w:rFonts w:hint="eastAsia"/>
          <w:bCs/>
          <w:sz w:val="24"/>
        </w:rPr>
        <w:t>反推并预测等效砂砾高度</w:t>
      </w:r>
      <m:oMath>
        <m:sSub>
          <m:sSubPr>
            <m:ctrlPr>
              <w:ins w:id="95" w:author="Chen, Yongkai" w:date="2025-03-17T11:03:00Z" w16du:dateUtc="2025-03-17T03:03:00Z">
                <w:rPr>
                  <w:rFonts w:ascii="XITS Math" w:hAnsi="XITS Math" w:cs="XITS Math"/>
                  <w:bCs/>
                  <w:i/>
                  <w:sz w:val="24"/>
                </w:rPr>
              </w:ins>
            </m:ctrlPr>
          </m:sSubPr>
          <m:e>
            <m:r>
              <w:ins w:id="96" w:author="Chen, Yongkai" w:date="2025-03-17T11:03:00Z" w16du:dateUtc="2025-03-17T03:03:00Z">
                <w:rPr>
                  <w:rFonts w:ascii="XITS Math" w:hAnsi="XITS Math" w:cs="XITS Math"/>
                  <w:sz w:val="24"/>
                </w:rPr>
                <m:t>k</m:t>
              </w:ins>
            </m:r>
          </m:e>
          <m:sub>
            <m:r>
              <w:ins w:id="97" w:author="Chen, Yongkai" w:date="2025-03-17T11:03:00Z" w16du:dateUtc="2025-03-17T03:03:00Z">
                <w:rPr>
                  <w:rFonts w:ascii="XITS Math" w:hAnsi="XITS Math" w:cs="XITS Math"/>
                  <w:sz w:val="24"/>
                </w:rPr>
                <m:t>s</m:t>
              </w:ins>
            </m:r>
          </m:sub>
        </m:sSub>
        <m:sSub>
          <m:sSubPr>
            <m:ctrlPr>
              <w:del w:id="98" w:author="Chen, Yongkai" w:date="2025-03-17T11:03:00Z" w16du:dateUtc="2025-03-17T03:03:00Z">
                <w:rPr>
                  <w:rFonts w:ascii="XITS Math" w:hAnsi="XITS Math" w:cs="XITS Math"/>
                  <w:bCs/>
                  <w:i/>
                  <w:sz w:val="24"/>
                  <w:szCs w:val="32"/>
                </w:rPr>
              </w:del>
            </m:ctrlPr>
          </m:sSubPr>
          <m:e>
            <m:r>
              <w:del w:id="99" w:author="Chen, Yongkai" w:date="2025-03-17T11:03:00Z" w16du:dateUtc="2025-03-17T03:03:00Z">
                <w:rPr>
                  <w:rFonts w:ascii="XITS Math" w:hAnsi="XITS Math" w:cs="XITS Math"/>
                  <w:sz w:val="24"/>
                  <w:szCs w:val="32"/>
                </w:rPr>
                <m:t>k</m:t>
              </w:del>
            </m:r>
          </m:e>
          <m:sub>
            <m:r>
              <w:del w:id="100" w:author="Chen, Yongkai" w:date="2025-03-17T11:03:00Z" w16du:dateUtc="2025-03-17T03:03:00Z">
                <w:rPr>
                  <w:rFonts w:ascii="XITS Math" w:hAnsi="XITS Math" w:cs="XITS Math"/>
                  <w:sz w:val="24"/>
                  <w:szCs w:val="32"/>
                </w:rPr>
                <m:t>s</m:t>
              </w:del>
            </m:r>
          </m:sub>
        </m:sSub>
      </m:oMath>
      <w:r w:rsidR="001123AF">
        <w:rPr>
          <w:rFonts w:hint="eastAsia"/>
          <w:sz w:val="24"/>
        </w:rPr>
        <w:t>以用于</w:t>
      </w:r>
      <w:r w:rsidR="00A765CE">
        <w:rPr>
          <w:rFonts w:hint="eastAsia"/>
          <w:sz w:val="24"/>
        </w:rPr>
        <w:t>后</w:t>
      </w:r>
      <w:r w:rsidR="00882811">
        <w:rPr>
          <w:rFonts w:hint="eastAsia"/>
          <w:bCs/>
          <w:sz w:val="24"/>
        </w:rPr>
        <w:t>续建模</w:t>
      </w:r>
      <w:r>
        <w:rPr>
          <w:rFonts w:hint="eastAsia"/>
          <w:bCs/>
          <w:sz w:val="24"/>
        </w:rPr>
        <w:t>。</w:t>
      </w:r>
      <w:r w:rsidRPr="006B02BD">
        <w:rPr>
          <w:rFonts w:hint="eastAsia"/>
          <w:bCs/>
          <w:sz w:val="24"/>
        </w:rPr>
        <w:t>杨晓雷等人</w:t>
      </w:r>
      <w:r w:rsidR="00D8283E">
        <w:rPr>
          <w:bCs/>
          <w:sz w:val="24"/>
        </w:rPr>
        <w:fldChar w:fldCharType="begin"/>
      </w:r>
      <w:ins w:id="101" w:author="Yongkai Chen" w:date="2025-03-16T11:29:00Z" w16du:dateUtc="2025-03-16T03:29:00Z">
        <w:r w:rsidR="00C8012D">
          <w:rPr>
            <w:bCs/>
            <w:sz w:val="24"/>
          </w:rPr>
          <w:instrText xml:space="preserve"> ADDIN ZOTERO_ITEM CSL_CITATION {"citationID":"a2h0iopvktn","properties":{"formattedCitation":"\\super [21]\\nosupersub{}","plainCitation":"[21]","noteIndex":0},"citationItems":[{"id":143,"uris":["http://zotero.org/users/13872798/items/TH5FZKHD"],"itemData":{"id":143,"type":"article-journal","container-title":"Journal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ins>
      <w:del w:id="102" w:author="Yongkai Chen" w:date="2025-03-16T11:29:00Z" w16du:dateUtc="2025-03-16T03:29:00Z">
        <w:r w:rsidR="00B80A7A" w:rsidDel="00C8012D">
          <w:rPr>
            <w:bCs/>
            <w:sz w:val="24"/>
          </w:rPr>
          <w:delInstrText xml:space="preserve"> ADDIN ZOTERO_ITEM CSL_CITATION {"citationID":"a2h0iopvktn","properties":{"formattedCitation":"\\super [21]\\nosupersub{}","plainCitation":"[21]","noteIndex":0},"citationItems":[{"id":277,"uris":["http://zotero.org/users/13872798/items/TH5FZKHD"],"itemData":{"id":277,"type":"article-journal","container-title":"Journal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delInstrText>
        </w:r>
      </w:del>
      <w:r w:rsidR="00D8283E">
        <w:rPr>
          <w:bCs/>
          <w:sz w:val="24"/>
        </w:rPr>
        <w:fldChar w:fldCharType="separate"/>
      </w:r>
      <w:r w:rsidR="00B80A7A" w:rsidRPr="00B80A7A">
        <w:rPr>
          <w:kern w:val="0"/>
          <w:sz w:val="24"/>
          <w:vertAlign w:val="superscript"/>
        </w:rPr>
        <w:t>[21]</w:t>
      </w:r>
      <w:r w:rsidR="00D8283E">
        <w:rPr>
          <w:bCs/>
          <w:sz w:val="24"/>
        </w:rPr>
        <w:fldChar w:fldCharType="end"/>
      </w:r>
      <w:r>
        <w:rPr>
          <w:rFonts w:hint="eastAsia"/>
          <w:bCs/>
          <w:sz w:val="24"/>
        </w:rPr>
        <w:t>进一步将模型应用到了实际模拟中，</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sidR="009E12B1">
        <w:rPr>
          <w:rFonts w:hint="eastAsia"/>
          <w:bCs/>
          <w:sz w:val="24"/>
        </w:rPr>
        <w:t>，</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得到了</w:t>
      </w:r>
      <m:oMath>
        <m:sSub>
          <m:sSubPr>
            <m:ctrlPr>
              <w:ins w:id="103" w:author="Chen, Yongkai" w:date="2025-03-17T11:03:00Z" w16du:dateUtc="2025-03-17T03:03:00Z">
                <w:rPr>
                  <w:rFonts w:ascii="XITS Math" w:hAnsi="XITS Math" w:cs="XITS Math"/>
                  <w:bCs/>
                  <w:i/>
                  <w:sz w:val="24"/>
                </w:rPr>
              </w:ins>
            </m:ctrlPr>
          </m:sSubPr>
          <m:e>
            <m:r>
              <w:ins w:id="104" w:author="Chen, Yongkai" w:date="2025-03-17T11:03:00Z" w16du:dateUtc="2025-03-17T03:03:00Z">
                <w:rPr>
                  <w:rFonts w:ascii="XITS Math" w:hAnsi="XITS Math" w:cs="XITS Math"/>
                  <w:sz w:val="24"/>
                </w:rPr>
                <m:t>k</m:t>
              </w:ins>
            </m:r>
          </m:e>
          <m:sub>
            <m:r>
              <w:ins w:id="105" w:author="Chen, Yongkai" w:date="2025-03-17T11:03:00Z" w16du:dateUtc="2025-03-17T03:03:00Z">
                <w:rPr>
                  <w:rFonts w:ascii="XITS Math" w:hAnsi="XITS Math" w:cs="XITS Math"/>
                  <w:sz w:val="24"/>
                </w:rPr>
                <m:t>s</m:t>
              </w:ins>
            </m:r>
          </m:sub>
        </m:sSub>
        <m:sSub>
          <m:sSubPr>
            <m:ctrlPr>
              <w:del w:id="106" w:author="Chen, Yongkai" w:date="2025-03-17T11:03:00Z" w16du:dateUtc="2025-03-17T03:03:00Z">
                <w:rPr>
                  <w:rFonts w:ascii="XITS Math" w:hAnsi="XITS Math" w:cs="XITS Math"/>
                  <w:bCs/>
                  <w:i/>
                  <w:sz w:val="24"/>
                  <w:szCs w:val="32"/>
                </w:rPr>
              </w:del>
            </m:ctrlPr>
          </m:sSubPr>
          <m:e>
            <m:r>
              <w:del w:id="107" w:author="Chen, Yongkai" w:date="2025-03-17T11:03:00Z" w16du:dateUtc="2025-03-17T03:03:00Z">
                <w:rPr>
                  <w:rFonts w:ascii="XITS Math" w:hAnsi="XITS Math" w:cs="XITS Math"/>
                  <w:sz w:val="24"/>
                  <w:szCs w:val="32"/>
                </w:rPr>
                <m:t>k</m:t>
              </w:del>
            </m:r>
          </m:e>
          <m:sub>
            <m:r>
              <w:del w:id="108" w:author="Chen, Yongkai" w:date="2025-03-17T11:03:00Z" w16du:dateUtc="2025-03-17T03:03:00Z">
                <w:rPr>
                  <w:rFonts w:ascii="XITS Math" w:hAnsi="XITS Math" w:cs="XITS Math"/>
                  <w:sz w:val="24"/>
                  <w:szCs w:val="32"/>
                </w:rPr>
                <m:t>s</m:t>
              </w:del>
            </m:r>
          </m:sub>
        </m:sSub>
      </m:oMath>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9A1ADD">
        <w:rPr>
          <w:rFonts w:hint="eastAsia"/>
          <w:bCs/>
          <w:sz w:val="24"/>
        </w:rPr>
        <w:t>部分</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2C4D35">
        <w:rPr>
          <w:rFonts w:hint="eastAsia"/>
          <w:b/>
          <w:sz w:val="24"/>
        </w:rPr>
        <w:t>但</w:t>
      </w:r>
      <w:r w:rsidR="008A00A1" w:rsidRPr="00DC55FA">
        <w:rPr>
          <w:rFonts w:hint="eastAsia"/>
          <w:b/>
          <w:sz w:val="24"/>
        </w:rPr>
        <w:t>无法处理</w:t>
      </w:r>
      <w:r w:rsidR="00037765">
        <w:rPr>
          <w:rFonts w:hint="eastAsia"/>
          <w:b/>
          <w:sz w:val="24"/>
        </w:rPr>
        <w:t>各向异性分布</w:t>
      </w:r>
      <w:r w:rsidR="007423E0">
        <w:rPr>
          <w:rFonts w:hint="eastAsia"/>
          <w:b/>
          <w:sz w:val="24"/>
        </w:rPr>
        <w:t>粗糙元</w:t>
      </w:r>
      <w:r w:rsidR="006A74D4">
        <w:rPr>
          <w:rFonts w:hint="eastAsia"/>
          <w:b/>
          <w:sz w:val="24"/>
        </w:rPr>
        <w:t>的</w:t>
      </w:r>
      <w:r w:rsidR="0058676B">
        <w:rPr>
          <w:rFonts w:hint="eastAsia"/>
          <w:b/>
          <w:sz w:val="24"/>
        </w:rPr>
        <w:t>情况</w:t>
      </w:r>
      <w:r w:rsidR="002C4D35">
        <w:rPr>
          <w:rFonts w:hint="eastAsia"/>
          <w:b/>
          <w:sz w:val="24"/>
        </w:rPr>
        <w:t>，且</w:t>
      </w:r>
      <w:r w:rsidR="002C4D35" w:rsidRPr="001439B0">
        <w:rPr>
          <w:rFonts w:hint="eastAsia"/>
          <w:b/>
          <w:sz w:val="24"/>
        </w:rPr>
        <w:t>泛化能力</w:t>
      </w:r>
      <w:r w:rsidR="002C4D35">
        <w:rPr>
          <w:rFonts w:hint="eastAsia"/>
          <w:b/>
          <w:sz w:val="24"/>
        </w:rPr>
        <w:t>存在瓶颈</w:t>
      </w:r>
      <w:r w:rsidR="00ED2F28">
        <w:rPr>
          <w:rFonts w:hint="eastAsia"/>
          <w:bCs/>
          <w:sz w:val="24"/>
        </w:rPr>
        <w:t>。</w:t>
      </w:r>
    </w:p>
    <w:p w14:paraId="77189C70" w14:textId="1561B3BB" w:rsidR="00F23B0C" w:rsidRPr="00C37883" w:rsidRDefault="00B618D6" w:rsidP="00ED1F7E">
      <w:pPr>
        <w:snapToGrid w:val="0"/>
        <w:spacing w:line="440" w:lineRule="exact"/>
        <w:ind w:firstLineChars="200" w:firstLine="48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A4596B">
        <w:rPr>
          <w:rFonts w:hint="eastAsia"/>
          <w:bCs/>
          <w:sz w:val="24"/>
        </w:rPr>
        <w:t>具有如下</w:t>
      </w:r>
      <w:r w:rsidR="007B2758" w:rsidRPr="007B2758">
        <w:rPr>
          <w:rFonts w:hint="eastAsia"/>
          <w:bCs/>
          <w:sz w:val="24"/>
        </w:rPr>
        <w:t>特点：</w:t>
      </w:r>
      <w:r w:rsidR="007B2758">
        <w:rPr>
          <w:rFonts w:hint="eastAsia"/>
          <w:b/>
          <w:sz w:val="24"/>
        </w:rPr>
        <w:t>不具备平</w:t>
      </w:r>
      <w:r w:rsidR="007B2758">
        <w:rPr>
          <w:rFonts w:hint="eastAsia"/>
          <w:b/>
          <w:sz w:val="24"/>
        </w:rPr>
        <w:lastRenderedPageBreak/>
        <w:t>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1F3ABB">
        <w:rPr>
          <w:rFonts w:hint="eastAsia"/>
          <w:b/>
          <w:sz w:val="24"/>
        </w:rPr>
        <w:t>。</w:t>
      </w:r>
      <w:r w:rsidR="001F3ABB">
        <w:rPr>
          <w:rFonts w:hint="eastAsia"/>
          <w:bCs/>
          <w:sz w:val="24"/>
        </w:rPr>
        <w:t>以上</w:t>
      </w:r>
      <w:r w:rsidR="00640A57">
        <w:rPr>
          <w:rFonts w:hint="eastAsia"/>
          <w:bCs/>
          <w:sz w:val="24"/>
        </w:rPr>
        <w:t>均是</w:t>
      </w:r>
      <w:r w:rsidR="00A4596B">
        <w:rPr>
          <w:rFonts w:hint="eastAsia"/>
          <w:bCs/>
          <w:sz w:val="24"/>
        </w:rPr>
        <w:t>典型的</w:t>
      </w:r>
      <w:r w:rsidR="00A4596B">
        <w:rPr>
          <w:rFonts w:hint="eastAsia"/>
          <w:b/>
          <w:sz w:val="24"/>
        </w:rPr>
        <w:t>非欧式数据</w:t>
      </w:r>
      <w:r w:rsidR="00640A57" w:rsidRPr="00640A57">
        <w:rPr>
          <w:rFonts w:hint="eastAsia"/>
          <w:bCs/>
          <w:sz w:val="24"/>
        </w:rPr>
        <w:t>的特点，</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ins w:id="109" w:author="Yongkai Chen" w:date="2025-03-16T11:29:00Z" w16du:dateUtc="2025-03-16T03:29:00Z">
        <w:r w:rsidR="00C8012D">
          <w:rPr>
            <w:bCs/>
            <w:sz w:val="24"/>
          </w:rPr>
          <w:instrText xml:space="preserve"> ADDIN ZOTERO_ITEM CSL_CITATION {"citationID":"a2hjllqbs4s","properties":{"formattedCitation":"\\super [22]\\nosupersub{}","plainCitation":"[22]","noteIndex":0},"citationItems":[{"id":206,"uris":["http://zotero.org/users/13872798/items/M7G64E8X"],"itemData":{"id":206,"type":"article-journal","abstract":"Many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ins>
      <w:del w:id="110" w:author="Yongkai Chen" w:date="2025-03-16T11:29:00Z" w16du:dateUtc="2025-03-16T03:29:00Z">
        <w:r w:rsidR="00B80A7A" w:rsidDel="00C8012D">
          <w:rPr>
            <w:bCs/>
            <w:sz w:val="24"/>
          </w:rPr>
          <w:delInstrText xml:space="preserve"> ADDIN ZOTERO_ITEM CSL_CITATION {"citationID":"a2hjllqbs4s","properties":{"formattedCitation":"\\super [22]\\nosupersub{}","plainCitation":"[22]","noteIndex":0},"citationItems":[{"id":497,"uris":["http://zotero.org/users/13872798/items/M7G64E8X"],"itemData":{"id":497,"type":"article-journal","abstract":"Many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delInstrText>
        </w:r>
      </w:del>
      <w:r w:rsidR="00FC46C7">
        <w:rPr>
          <w:bCs/>
          <w:sz w:val="24"/>
        </w:rPr>
        <w:fldChar w:fldCharType="separate"/>
      </w:r>
      <w:r w:rsidR="00B80A7A" w:rsidRPr="00B80A7A">
        <w:rPr>
          <w:kern w:val="0"/>
          <w:sz w:val="24"/>
          <w:vertAlign w:val="superscript"/>
        </w:rPr>
        <w:t>[22]</w:t>
      </w:r>
      <w:r w:rsidR="00FC46C7">
        <w:rPr>
          <w:bCs/>
          <w:sz w:val="24"/>
        </w:rPr>
        <w:fldChar w:fldCharType="end"/>
      </w:r>
      <w:r w:rsidR="00FC46C7" w:rsidRPr="00343B85">
        <w:rPr>
          <w:rFonts w:hint="eastAsia"/>
          <w:bCs/>
          <w:sz w:val="24"/>
        </w:rPr>
        <w:t xml:space="preserve"> </w:t>
      </w:r>
      <w:r>
        <w:rPr>
          <w:rFonts w:hint="eastAsia"/>
          <w:bCs/>
          <w:sz w:val="24"/>
        </w:rPr>
        <w:t>在处理非欧</w:t>
      </w:r>
      <w:r w:rsidR="00204C0A">
        <w:rPr>
          <w:rFonts w:hint="eastAsia"/>
          <w:bCs/>
          <w:sz w:val="24"/>
        </w:rPr>
        <w:t>式</w:t>
      </w:r>
      <w:r>
        <w:rPr>
          <w:rFonts w:hint="eastAsia"/>
          <w:bCs/>
          <w:sz w:val="24"/>
        </w:rPr>
        <w:t>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ins w:id="111" w:author="Yongkai Chen" w:date="2025-03-16T11:29:00Z" w16du:dateUtc="2025-03-16T03:29:00Z">
        <w:r w:rsidR="00C8012D">
          <w:rPr>
            <w:bCs/>
            <w:sz w:val="24"/>
          </w:rPr>
          <w:instrText xml:space="preserve"> ADDIN ZOTERO_ITEM CSL_CITATION {"citationID":"a1qmf5qamsm","properties":{"formattedCitation":"\\super [23]\\nosupersub{}","plainCitation":"[23]","noteIndex":0},"citationItems":[{"id":208,"uris":["http://zotero.org/users/13872798/items/JI7GXUIE"],"itemData":{"id":208,"type":"article","abstract":"Mesh-based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ins>
      <w:del w:id="112" w:author="Yongkai Chen" w:date="2025-03-16T11:29:00Z" w16du:dateUtc="2025-03-16T03:29:00Z">
        <w:r w:rsidR="00B80A7A" w:rsidDel="00C8012D">
          <w:rPr>
            <w:bCs/>
            <w:sz w:val="24"/>
          </w:rPr>
          <w:delInstrText xml:space="preserve"> ADDIN ZOTERO_ITEM CSL_CITATION {"citationID":"a1qmf5qamsm","properties":{"formattedCitation":"\\super [23]\\nosupersub{}","plainCitation":"[23]","noteIndex":0},"citationItems":[{"id":493,"uris":["http://zotero.org/users/13872798/items/JI7GXUIE"],"itemData":{"id":493,"type":"article","abstract":"Mesh-based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delInstrText>
        </w:r>
      </w:del>
      <w:r w:rsidR="00FC46C7">
        <w:rPr>
          <w:bCs/>
          <w:sz w:val="24"/>
        </w:rPr>
        <w:fldChar w:fldCharType="separate"/>
      </w:r>
      <w:r w:rsidR="00B80A7A" w:rsidRPr="00B80A7A">
        <w:rPr>
          <w:kern w:val="0"/>
          <w:sz w:val="24"/>
          <w:vertAlign w:val="superscript"/>
        </w:rPr>
        <w:t>[23]</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与粗糙壁相结合的</w:t>
      </w:r>
      <w:r w:rsidR="0018524E">
        <w:rPr>
          <w:rFonts w:hint="eastAsia"/>
          <w:bCs/>
          <w:sz w:val="24"/>
        </w:rPr>
        <w:t>研究</w:t>
      </w:r>
      <w:r w:rsidR="00FC46C7">
        <w:rPr>
          <w:rFonts w:hint="eastAsia"/>
          <w:bCs/>
          <w:sz w:val="24"/>
        </w:rPr>
        <w:t>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570524">
        <w:rPr>
          <w:rFonts w:hint="eastAsia"/>
          <w:bCs/>
          <w:sz w:val="24"/>
        </w:rPr>
        <w:t>中</w:t>
      </w:r>
      <w:r w:rsidR="004B5E13">
        <w:rPr>
          <w:rFonts w:hint="eastAsia"/>
          <w:bCs/>
          <w:sz w:val="24"/>
        </w:rPr>
        <w:t>的应用</w:t>
      </w:r>
      <w:r w:rsidR="00C23479">
        <w:rPr>
          <w:rFonts w:hint="eastAsia"/>
          <w:bCs/>
          <w:sz w:val="24"/>
        </w:rPr>
        <w:t>已</w:t>
      </w:r>
      <w:r w:rsidR="00570524">
        <w:rPr>
          <w:rFonts w:hint="eastAsia"/>
          <w:bCs/>
          <w:sz w:val="24"/>
        </w:rPr>
        <w:t>崭露头角</w:t>
      </w:r>
      <w:r w:rsidR="00FC46C7">
        <w:rPr>
          <w:rFonts w:hint="eastAsia"/>
          <w:bCs/>
          <w:sz w:val="24"/>
        </w:rPr>
        <w:t>。</w:t>
      </w:r>
      <w:r w:rsidR="008D0FAD">
        <w:rPr>
          <w:rFonts w:hint="eastAsia"/>
          <w:bCs/>
          <w:sz w:val="24"/>
        </w:rPr>
        <w:t>与传统模拟方法相比，利用</w:t>
      </w:r>
      <w:r w:rsidR="008D0FAD">
        <w:rPr>
          <w:rFonts w:hint="eastAsia"/>
          <w:bCs/>
          <w:sz w:val="24"/>
        </w:rPr>
        <w:t>GNN</w:t>
      </w:r>
      <w:r w:rsidR="008D0FAD">
        <w:rPr>
          <w:rFonts w:hint="eastAsia"/>
          <w:bCs/>
          <w:sz w:val="24"/>
        </w:rPr>
        <w:t>模拟各向异性空隙拓扑结构可实现岩石渗透率的快速预测，提速超过</w:t>
      </w:r>
      <w:r w:rsidR="008D0FAD">
        <w:rPr>
          <w:rFonts w:hint="eastAsia"/>
          <w:bCs/>
          <w:sz w:val="24"/>
        </w:rPr>
        <w:t>400</w:t>
      </w:r>
      <w:r w:rsidR="008D0FAD">
        <w:rPr>
          <w:rFonts w:hint="eastAsia"/>
          <w:bCs/>
          <w:sz w:val="24"/>
        </w:rPr>
        <w:t>倍</w:t>
      </w:r>
      <w:r w:rsidR="004236A5">
        <w:rPr>
          <w:rFonts w:hint="eastAsia"/>
          <w:bCs/>
          <w:sz w:val="24"/>
        </w:rPr>
        <w:t>，拟合系数最高</w:t>
      </w:r>
      <w:r w:rsidR="00570524">
        <w:rPr>
          <w:rFonts w:hint="eastAsia"/>
          <w:bCs/>
          <w:sz w:val="24"/>
        </w:rPr>
        <w:t>可达</w:t>
      </w:r>
      <w:r w:rsidR="00570524">
        <w:rPr>
          <w:rFonts w:hint="eastAsia"/>
          <w:bCs/>
          <w:sz w:val="24"/>
        </w:rPr>
        <w:t>0.95</w:t>
      </w:r>
      <w:r w:rsidR="005E0C8D">
        <w:rPr>
          <w:bCs/>
          <w:sz w:val="24"/>
        </w:rPr>
        <w:fldChar w:fldCharType="begin"/>
      </w:r>
      <w:ins w:id="113" w:author="Yongkai Chen" w:date="2025-03-16T11:29:00Z" w16du:dateUtc="2025-03-16T03:29:00Z">
        <w:r w:rsidR="00C8012D">
          <w:rPr>
            <w:bCs/>
            <w:sz w:val="24"/>
          </w:rPr>
          <w:instrText xml:space="preserve"> ADDIN ZOTERO_ITEM CSL_CITATION {"citationID":"a2bfa4la2s7","properties":{"formattedCitation":"\\super [24\\uc0\\u8211{}27]\\nosupersub{}","plainCitation":"[24–27]","noteIndex":0},"citationItems":[{"id":203,"uris":["http://zotero.org/users/13872798/items/XMU7YCHK"],"itemData":{"id":203,"type":"article-journal","abstract":"We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202,"uris":["http://zotero.org/users/13872798/items/I7QVG72H"],"itemData":{"id":202,"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C8012D">
          <w:rPr>
            <w:rFonts w:ascii="Cambria Math" w:hAnsi="Cambria Math" w:cs="Cambria Math"/>
            <w:bCs/>
            <w:sz w:val="24"/>
          </w:rPr>
          <w:instrText>↵</w:instrText>
        </w:r>
        <w:r w:rsidR="00C8012D">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204,"uris":["http://zotero.org/users/13872798/items/JFUZXVEX"],"itemData":{"id":204,"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S."}],"issued":{"date-parts":[["2023",10,25]]}}},{"id":207,"uris":["http://zotero.org/users/13872798/items/N5ZUTPDC"],"itemData":{"id":207,"type":"article-journal","abstract":"Porous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ins>
      <w:del w:id="114" w:author="Yongkai Chen" w:date="2025-03-16T11:29:00Z" w16du:dateUtc="2025-03-16T03:29:00Z">
        <w:r w:rsidR="00B80A7A" w:rsidDel="00C8012D">
          <w:rPr>
            <w:bCs/>
            <w:sz w:val="24"/>
          </w:rPr>
          <w:delInstrText xml:space="preserve"> ADDIN ZOTERO_ITEM CSL_CITATION {"citationID":"a2bfa4la2s7","properties":{"formattedCitation":"\\super [24\\uc0\\u8211{}27]\\nosupersub{}","plainCitation":"[24–27]","noteIndex":0},"citationItems":[{"id":502,"uris":["http://zotero.org/users/13872798/items/XMU7YCHK"],"itemData":{"id":502,"type":"article-journal","abstract":"We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delInstrText>
        </w:r>
        <w:r w:rsidR="00B80A7A" w:rsidDel="00C8012D">
          <w:rPr>
            <w:rFonts w:ascii="Cambria Math" w:hAnsi="Cambria Math" w:cs="Cambria Math"/>
            <w:bCs/>
            <w:sz w:val="24"/>
          </w:rPr>
          <w:delInstrText>↵</w:delInstrText>
        </w:r>
        <w:r w:rsidR="00B80A7A" w:rsidDel="00C8012D">
          <w:rPr>
            <w:bCs/>
            <w:sz w:val="24"/>
          </w:rPr>
          <w:del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delInstrText>
        </w:r>
      </w:del>
      <w:r w:rsidR="005E0C8D">
        <w:rPr>
          <w:bCs/>
          <w:sz w:val="24"/>
        </w:rPr>
        <w:fldChar w:fldCharType="separate"/>
      </w:r>
      <w:r w:rsidR="00B80A7A" w:rsidRPr="00B80A7A">
        <w:rPr>
          <w:kern w:val="0"/>
          <w:sz w:val="24"/>
          <w:vertAlign w:val="superscript"/>
        </w:rPr>
        <w:t>[24–27]</w:t>
      </w:r>
      <w:r w:rsidR="005E0C8D">
        <w:rPr>
          <w:bCs/>
          <w:sz w:val="24"/>
        </w:rPr>
        <w:fldChar w:fldCharType="end"/>
      </w:r>
      <w:r w:rsidR="009E3942">
        <w:rPr>
          <w:rFonts w:hint="eastAsia"/>
          <w:bCs/>
          <w:sz w:val="24"/>
        </w:rPr>
        <w:t>。</w:t>
      </w:r>
      <w:r w:rsidR="001F6EEB">
        <w:rPr>
          <w:rFonts w:hint="eastAsia"/>
          <w:bCs/>
          <w:sz w:val="24"/>
        </w:rPr>
        <w:t>这些研究</w:t>
      </w:r>
      <w:r w:rsidR="003A06D9">
        <w:rPr>
          <w:rFonts w:hint="eastAsia"/>
          <w:bCs/>
          <w:sz w:val="24"/>
        </w:rPr>
        <w:t>突显</w:t>
      </w:r>
      <w:r w:rsidR="00DF0966">
        <w:rPr>
          <w:rFonts w:hint="eastAsia"/>
          <w:bCs/>
          <w:sz w:val="24"/>
        </w:rPr>
        <w:t>了</w:t>
      </w:r>
      <w:r w:rsidR="00FC46C7" w:rsidRPr="003B5B3E">
        <w:rPr>
          <w:rFonts w:hint="eastAsia"/>
          <w:b/>
          <w:sz w:val="24"/>
        </w:rPr>
        <w:t>GNN</w:t>
      </w:r>
      <w:r w:rsidR="00FC46C7" w:rsidRPr="003B5B3E">
        <w:rPr>
          <w:rFonts w:hint="eastAsia"/>
          <w:b/>
          <w:sz w:val="24"/>
        </w:rPr>
        <w:t>在</w:t>
      </w:r>
      <w:r w:rsidR="002F0A63" w:rsidRPr="003B5B3E">
        <w:rPr>
          <w:rFonts w:hint="eastAsia"/>
          <w:b/>
          <w:sz w:val="24"/>
        </w:rPr>
        <w:t>各向异性</w:t>
      </w:r>
      <w:r w:rsidR="00FC46C7" w:rsidRPr="003B5B3E">
        <w:rPr>
          <w:rFonts w:hint="eastAsia"/>
          <w:b/>
          <w:sz w:val="24"/>
        </w:rPr>
        <w:t>拓扑结构中的应用优势</w:t>
      </w:r>
      <w:r w:rsidR="00C54D7A" w:rsidRPr="003B5B3E">
        <w:rPr>
          <w:rFonts w:hint="eastAsia"/>
          <w:b/>
          <w:sz w:val="24"/>
        </w:rPr>
        <w:t>，而粗糙</w:t>
      </w:r>
      <w:r w:rsidR="0073011A" w:rsidRPr="003B5B3E">
        <w:rPr>
          <w:rFonts w:hint="eastAsia"/>
          <w:b/>
          <w:sz w:val="24"/>
        </w:rPr>
        <w:t>壁和多孔介质相似的拓扑</w:t>
      </w:r>
      <w:r w:rsidR="00BD2BA9" w:rsidRPr="003B5B3E">
        <w:rPr>
          <w:rFonts w:hint="eastAsia"/>
          <w:b/>
          <w:sz w:val="24"/>
        </w:rPr>
        <w:t>特征</w:t>
      </w:r>
      <w:r w:rsidR="00513FAF" w:rsidRPr="003B5B3E">
        <w:rPr>
          <w:rFonts w:hint="eastAsia"/>
          <w:b/>
          <w:sz w:val="24"/>
        </w:rPr>
        <w:t>也为</w:t>
      </w:r>
      <w:del w:id="115" w:author="Yongkai Chen" w:date="2025-03-16T11:04:00Z" w16du:dateUtc="2025-03-16T03:04:00Z">
        <w:r w:rsidR="00513FAF" w:rsidRPr="003B5B3E" w:rsidDel="00C84D41">
          <w:rPr>
            <w:rFonts w:hint="eastAsia"/>
            <w:b/>
            <w:sz w:val="24"/>
          </w:rPr>
          <w:delText>基于神经网络方法</w:delText>
        </w:r>
        <w:r w:rsidR="00B12ED5" w:rsidRPr="003B5B3E" w:rsidDel="00C84D41">
          <w:rPr>
            <w:rFonts w:hint="eastAsia"/>
            <w:b/>
            <w:sz w:val="24"/>
          </w:rPr>
          <w:delText>的粗</w:delText>
        </w:r>
      </w:del>
      <w:ins w:id="116" w:author="Yongkai Chen" w:date="2025-03-16T11:04:00Z" w16du:dateUtc="2025-03-16T03:04:00Z">
        <w:r w:rsidR="00C84D41">
          <w:rPr>
            <w:rFonts w:hint="eastAsia"/>
            <w:b/>
            <w:sz w:val="24"/>
          </w:rPr>
          <w:t>各向异性粗糙壁</w:t>
        </w:r>
      </w:ins>
      <w:ins w:id="117" w:author="Yongkai Chen" w:date="2025-03-16T11:05:00Z" w16du:dateUtc="2025-03-16T03:05:00Z">
        <w:r w:rsidR="00C84D41">
          <w:rPr>
            <w:rFonts w:hint="eastAsia"/>
            <w:b/>
            <w:sz w:val="24"/>
          </w:rPr>
          <w:t>模拟方法</w:t>
        </w:r>
      </w:ins>
      <w:del w:id="118" w:author="Yongkai Chen" w:date="2025-03-16T11:05:00Z" w16du:dateUtc="2025-03-16T03:05:00Z">
        <w:r w:rsidR="00B12ED5" w:rsidRPr="003B5B3E" w:rsidDel="00C84D41">
          <w:rPr>
            <w:rFonts w:hint="eastAsia"/>
            <w:b/>
            <w:sz w:val="24"/>
          </w:rPr>
          <w:delText>糙壁</w:delText>
        </w:r>
        <w:r w:rsidR="00513FAF" w:rsidRPr="003B5B3E" w:rsidDel="00C84D41">
          <w:rPr>
            <w:rFonts w:hint="eastAsia"/>
            <w:b/>
            <w:sz w:val="24"/>
          </w:rPr>
          <w:delText>近壁面</w:delText>
        </w:r>
        <w:r w:rsidR="00FD272E" w:rsidRPr="003B5B3E" w:rsidDel="00C84D41">
          <w:rPr>
            <w:rFonts w:hint="eastAsia"/>
            <w:b/>
            <w:sz w:val="24"/>
          </w:rPr>
          <w:delText>流动</w:delText>
        </w:r>
        <w:r w:rsidR="00201B95" w:rsidRPr="003B5B3E" w:rsidDel="00C84D41">
          <w:rPr>
            <w:rFonts w:hint="eastAsia"/>
            <w:b/>
            <w:sz w:val="24"/>
          </w:rPr>
          <w:delText>建模</w:delText>
        </w:r>
      </w:del>
      <w:r w:rsidR="00513FAF" w:rsidRPr="003B5B3E">
        <w:rPr>
          <w:rFonts w:hint="eastAsia"/>
          <w:b/>
          <w:sz w:val="24"/>
        </w:rPr>
        <w:t>提供了</w:t>
      </w:r>
      <w:del w:id="119" w:author="Yongkai Chen" w:date="2025-03-16T11:05:00Z" w16du:dateUtc="2025-03-16T03:05:00Z">
        <w:r w:rsidR="00513FAF" w:rsidRPr="003B5B3E" w:rsidDel="00E8620A">
          <w:rPr>
            <w:rFonts w:hint="eastAsia"/>
            <w:b/>
            <w:sz w:val="24"/>
          </w:rPr>
          <w:delText>一种</w:delText>
        </w:r>
      </w:del>
      <w:r w:rsidR="00DD1BB6" w:rsidRPr="003B5B3E">
        <w:rPr>
          <w:rFonts w:hint="eastAsia"/>
          <w:b/>
          <w:sz w:val="24"/>
        </w:rPr>
        <w:t>潜在</w:t>
      </w:r>
      <w:r w:rsidR="00513FAF" w:rsidRPr="003B5B3E">
        <w:rPr>
          <w:rFonts w:hint="eastAsia"/>
          <w:b/>
          <w:sz w:val="24"/>
        </w:rPr>
        <w:t>思路</w:t>
      </w:r>
      <w:r w:rsidR="00E2523D">
        <w:rPr>
          <w:rFonts w:hint="eastAsia"/>
          <w:b/>
          <w:sz w:val="24"/>
        </w:rPr>
        <w:t>。</w:t>
      </w:r>
      <w:ins w:id="120" w:author="Yongkai Chen" w:date="2025-03-16T11:05:00Z" w16du:dateUtc="2025-03-16T03:05:00Z">
        <w:r w:rsidR="00E45796">
          <w:rPr>
            <w:rFonts w:hint="eastAsia"/>
            <w:bCs/>
            <w:sz w:val="24"/>
          </w:rPr>
          <w:t>而</w:t>
        </w:r>
      </w:ins>
      <w:ins w:id="121" w:author="Yongkai Chen" w:date="2025-03-16T15:45:00Z" w16du:dateUtc="2025-03-16T07:45:00Z">
        <w:r w:rsidR="00ED1F7E">
          <w:rPr>
            <w:rFonts w:hint="eastAsia"/>
            <w:bCs/>
            <w:sz w:val="24"/>
          </w:rPr>
          <w:t>近年</w:t>
        </w:r>
      </w:ins>
      <w:ins w:id="122" w:author="Yongkai Chen" w:date="2025-03-16T11:05:00Z" w16du:dateUtc="2025-03-16T03:05:00Z">
        <w:r w:rsidR="00E45796">
          <w:rPr>
            <w:rFonts w:hint="eastAsia"/>
            <w:bCs/>
            <w:sz w:val="24"/>
          </w:rPr>
          <w:t>来大热的</w:t>
        </w:r>
      </w:ins>
      <w:del w:id="123" w:author="Yongkai Chen" w:date="2025-03-16T10:54:00Z" w16du:dateUtc="2025-03-16T02:54:00Z">
        <w:r w:rsidR="00C83C17" w:rsidDel="00FC1B47">
          <w:rPr>
            <w:rFonts w:hint="eastAsia"/>
            <w:bCs/>
            <w:sz w:val="24"/>
          </w:rPr>
          <w:delText>对于</w:delText>
        </w:r>
        <w:r w:rsidR="006A6BDA" w:rsidDel="00FC1B47">
          <w:rPr>
            <w:rFonts w:hint="eastAsia"/>
            <w:bCs/>
            <w:sz w:val="24"/>
          </w:rPr>
          <w:delText>模型的</w:delText>
        </w:r>
      </w:del>
      <w:ins w:id="124" w:author="Yongkai Chen" w:date="2025-03-16T11:05:00Z" w16du:dateUtc="2025-03-16T03:05:00Z">
        <w:r w:rsidR="00E45796">
          <w:rPr>
            <w:rFonts w:hint="eastAsia"/>
            <w:bCs/>
            <w:sz w:val="24"/>
          </w:rPr>
          <w:t>生成式</w:t>
        </w:r>
        <w:r w:rsidR="00E45796">
          <w:rPr>
            <w:rFonts w:hint="eastAsia"/>
            <w:bCs/>
            <w:sz w:val="24"/>
          </w:rPr>
          <w:t>AI</w:t>
        </w:r>
      </w:ins>
      <w:ins w:id="125" w:author="Yongkai Chen" w:date="2025-03-16T11:06:00Z" w16du:dateUtc="2025-03-16T03:06:00Z">
        <w:r w:rsidR="002102D7">
          <w:rPr>
            <w:rFonts w:hint="eastAsia"/>
            <w:bCs/>
            <w:sz w:val="24"/>
          </w:rPr>
          <w:t>，如</w:t>
        </w:r>
      </w:ins>
      <w:del w:id="126" w:author="Yongkai Chen" w:date="2025-03-16T11:05:00Z" w16du:dateUtc="2025-03-16T03:05:00Z">
        <w:r w:rsidR="00C37883" w:rsidDel="00E45796">
          <w:rPr>
            <w:rFonts w:hint="eastAsia"/>
            <w:bCs/>
            <w:sz w:val="24"/>
          </w:rPr>
          <w:delText>泛化能力</w:delText>
        </w:r>
        <w:r w:rsidR="004B4B1D" w:rsidDel="00E45796">
          <w:rPr>
            <w:rFonts w:hint="eastAsia"/>
            <w:bCs/>
            <w:sz w:val="24"/>
          </w:rPr>
          <w:delText>，</w:delText>
        </w:r>
      </w:del>
      <w:del w:id="127" w:author="Yongkai Chen" w:date="2025-03-16T10:53:00Z" w16du:dateUtc="2025-03-16T02:53:00Z">
        <w:r w:rsidR="0026298A" w:rsidRPr="0026298A" w:rsidDel="00216264">
          <w:rPr>
            <w:rFonts w:hint="eastAsia"/>
            <w:bCs/>
            <w:sz w:val="24"/>
          </w:rPr>
          <w:delText>潜在扩散模型</w:delText>
        </w:r>
        <w:r w:rsidR="0026298A" w:rsidDel="00216264">
          <w:rPr>
            <w:rFonts w:hint="eastAsia"/>
            <w:bCs/>
            <w:sz w:val="24"/>
          </w:rPr>
          <w:delText>（</w:delText>
        </w:r>
        <w:r w:rsidR="0026298A" w:rsidDel="00216264">
          <w:rPr>
            <w:rFonts w:hint="eastAsia"/>
            <w:bCs/>
            <w:sz w:val="24"/>
          </w:rPr>
          <w:delText>LDM</w:delText>
        </w:r>
        <w:r w:rsidR="0026298A" w:rsidDel="00216264">
          <w:rPr>
            <w:rFonts w:hint="eastAsia"/>
            <w:bCs/>
            <w:sz w:val="24"/>
          </w:rPr>
          <w:delText>）等</w:delText>
        </w:r>
        <w:r w:rsidR="004B4B1D" w:rsidDel="00216264">
          <w:rPr>
            <w:rFonts w:hint="eastAsia"/>
            <w:bCs/>
            <w:sz w:val="24"/>
          </w:rPr>
          <w:delText>生成式</w:delText>
        </w:r>
        <w:r w:rsidR="004B4B1D" w:rsidDel="00216264">
          <w:rPr>
            <w:rFonts w:hint="eastAsia"/>
            <w:bCs/>
            <w:sz w:val="24"/>
          </w:rPr>
          <w:delText>A</w:delText>
        </w:r>
        <w:r w:rsidR="003E5EE3" w:rsidDel="00216264">
          <w:rPr>
            <w:rFonts w:hint="eastAsia"/>
            <w:bCs/>
            <w:sz w:val="24"/>
          </w:rPr>
          <w:delText>I</w:delText>
        </w:r>
        <w:r w:rsidR="00047AF4" w:rsidDel="00216264">
          <w:rPr>
            <w:rFonts w:hint="eastAsia"/>
            <w:bCs/>
            <w:sz w:val="24"/>
          </w:rPr>
          <w:delText>，如</w:delText>
        </w:r>
      </w:del>
      <w:del w:id="128" w:author="Yongkai Chen" w:date="2025-03-16T15:45:00Z" w16du:dateUtc="2025-03-16T07:45:00Z">
        <w:r w:rsidR="00047AF4" w:rsidDel="002C43B6">
          <w:rPr>
            <w:rFonts w:hint="eastAsia"/>
            <w:bCs/>
            <w:sz w:val="24"/>
          </w:rPr>
          <w:delText>transformer</w:delText>
        </w:r>
      </w:del>
      <w:del w:id="129" w:author="Yongkai Chen" w:date="2025-03-16T11:06:00Z" w16du:dateUtc="2025-03-16T03:06:00Z">
        <w:r w:rsidR="00047AF4" w:rsidDel="002102D7">
          <w:rPr>
            <w:rFonts w:hint="eastAsia"/>
            <w:bCs/>
            <w:sz w:val="24"/>
          </w:rPr>
          <w:delText>，</w:delText>
        </w:r>
      </w:del>
      <w:r w:rsidR="00047AF4">
        <w:rPr>
          <w:rFonts w:hint="eastAsia"/>
          <w:bCs/>
          <w:sz w:val="24"/>
        </w:rPr>
        <w:t>扩散模型</w:t>
      </w:r>
      <w:ins w:id="130" w:author="Yongkai Chen" w:date="2025-03-16T11:29:00Z" w16du:dateUtc="2025-03-16T03:29:00Z">
        <w:r w:rsidR="00C8012D">
          <w:rPr>
            <w:bCs/>
            <w:sz w:val="24"/>
          </w:rPr>
          <w:fldChar w:fldCharType="begin"/>
        </w:r>
        <w:r w:rsidR="00C8012D">
          <w:rPr>
            <w:bCs/>
            <w:sz w:val="24"/>
          </w:rPr>
          <w:instrText xml:space="preserve"> ADDIN ZOTERO_ITEM CSL_CITATION {"citationID":"a11357rh6f8","properties":{"formattedCitation":"\\super [5]\\nosupersub{}","plainCitation":"[5]","noteIndex":0},"citationItems":[{"id":494,"uris":["http://zotero.org/users/13872798/items/SVHX3L6J"],"itemData":{"id":494,"type":"article-journal","abstract":"We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sidR="00C8012D">
          <w:rPr>
            <w:rFonts w:ascii="Cambria Math" w:hAnsi="Cambria Math" w:cs="Cambria Math"/>
            <w:bCs/>
            <w:sz w:val="24"/>
          </w:rPr>
          <w:instrText>⇥</w:instrText>
        </w:r>
        <w:r w:rsidR="00C8012D">
          <w:rPr>
            <w:bCs/>
            <w:sz w:val="24"/>
          </w:rPr>
          <w:instrText>128, 4.59 on ImageNet 256</w:instrText>
        </w:r>
        <w:r w:rsidR="00C8012D">
          <w:rPr>
            <w:rFonts w:ascii="Cambria Math" w:hAnsi="Cambria Math" w:cs="Cambria Math"/>
            <w:bCs/>
            <w:sz w:val="24"/>
          </w:rPr>
          <w:instrText>⇥</w:instrText>
        </w:r>
        <w:r w:rsidR="00C8012D">
          <w:rPr>
            <w:bCs/>
            <w:sz w:val="24"/>
          </w:rPr>
          <w:instrText>256, and 7.72 on ImageNet 512</w:instrText>
        </w:r>
        <w:r w:rsidR="00C8012D">
          <w:rPr>
            <w:rFonts w:ascii="Cambria Math" w:hAnsi="Cambria Math" w:cs="Cambria Math"/>
            <w:bCs/>
            <w:sz w:val="24"/>
          </w:rPr>
          <w:instrText>⇥</w:instrText>
        </w:r>
        <w:r w:rsidR="00C8012D">
          <w:rPr>
            <w:bCs/>
            <w:sz w:val="24"/>
          </w:rPr>
          <w:instrText>512, and we match BigGAN-deep even with as few as 25 forward passes per sample, all while maintaining better coverage of the distribution. Finally, we ﬁnd that classiﬁer guidance combines well with upsampling diffusion models, further improving FID to 3.94 on ImageNet 256</w:instrText>
        </w:r>
        <w:r w:rsidR="00C8012D">
          <w:rPr>
            <w:rFonts w:ascii="Cambria Math" w:hAnsi="Cambria Math" w:cs="Cambria Math"/>
            <w:bCs/>
            <w:sz w:val="24"/>
          </w:rPr>
          <w:instrText>⇥</w:instrText>
        </w:r>
        <w:r w:rsidR="00C8012D">
          <w:rPr>
            <w:bCs/>
            <w:sz w:val="24"/>
          </w:rPr>
          <w:instrText>256 and 3.85 on ImageNet 512</w:instrText>
        </w:r>
        <w:r w:rsidR="00C8012D">
          <w:rPr>
            <w:rFonts w:ascii="Cambria Math" w:hAnsi="Cambria Math" w:cs="Cambria Math"/>
            <w:bCs/>
            <w:sz w:val="24"/>
          </w:rPr>
          <w:instrText>⇥</w:instrText>
        </w:r>
        <w:r w:rsidR="00C8012D">
          <w:rPr>
            <w:bCs/>
            <w:sz w:val="24"/>
          </w:rPr>
          <w:instrText xml:space="preserve">512.","language":"en","source":"Zotero","title":"Diffusion Models Beat GANs on Image Synthesis","author":[{"family":"Dhariwal","given":"Prafulla"},{"family":"Nichol","given":"Alex"}]}}],"schema":"https://github.com/citation-style-language/schema/raw/master/csl-citation.json"} </w:instrText>
        </w:r>
      </w:ins>
      <w:r w:rsidR="00C8012D">
        <w:rPr>
          <w:bCs/>
          <w:sz w:val="24"/>
        </w:rPr>
        <w:fldChar w:fldCharType="separate"/>
      </w:r>
      <w:ins w:id="131" w:author="Yongkai Chen" w:date="2025-03-16T11:29:00Z" w16du:dateUtc="2025-03-16T03:29:00Z">
        <w:r w:rsidR="00C8012D" w:rsidRPr="00C8012D">
          <w:rPr>
            <w:kern w:val="0"/>
            <w:sz w:val="24"/>
            <w:vertAlign w:val="superscript"/>
            <w:rPrChange w:id="132" w:author="Yongkai Chen" w:date="2025-03-16T11:29:00Z" w16du:dateUtc="2025-03-16T03:29:00Z">
              <w:rPr>
                <w:kern w:val="0"/>
                <w:vertAlign w:val="superscript"/>
              </w:rPr>
            </w:rPrChange>
          </w:rPr>
          <w:t>[5]</w:t>
        </w:r>
        <w:r w:rsidR="00C8012D">
          <w:rPr>
            <w:bCs/>
            <w:sz w:val="24"/>
          </w:rPr>
          <w:fldChar w:fldCharType="end"/>
        </w:r>
      </w:ins>
      <w:ins w:id="133" w:author="Yongkai Chen" w:date="2025-03-16T15:45:00Z" w16du:dateUtc="2025-03-16T07:45:00Z">
        <w:r w:rsidR="002C43B6" w:rsidRPr="002C43B6">
          <w:rPr>
            <w:rFonts w:hint="eastAsia"/>
            <w:bCs/>
            <w:sz w:val="24"/>
          </w:rPr>
          <w:t xml:space="preserve"> </w:t>
        </w:r>
        <w:r w:rsidR="002C43B6">
          <w:rPr>
            <w:rFonts w:hint="eastAsia"/>
            <w:bCs/>
            <w:sz w:val="24"/>
          </w:rPr>
          <w:t>、</w:t>
        </w:r>
        <w:r w:rsidR="002C43B6">
          <w:rPr>
            <w:rFonts w:hint="eastAsia"/>
            <w:bCs/>
            <w:sz w:val="24"/>
          </w:rPr>
          <w:t>Transformer</w:t>
        </w:r>
        <w:r w:rsidR="002C43B6">
          <w:rPr>
            <w:bCs/>
            <w:sz w:val="24"/>
          </w:rPr>
          <w:fldChar w:fldCharType="begin"/>
        </w:r>
        <w:r w:rsidR="002C43B6">
          <w:rPr>
            <w:bCs/>
            <w:sz w:val="24"/>
          </w:rPr>
          <w:instrText xml:space="preserve"> ADDIN ZOTERO_ITEM CSL_CITATION {"citationID":"abto5s0f74","properties":{"formattedCitation":"\\super [6]\\nosupersub{}","plainCitation":"[6]","noteIndex":0},"citationItems":[{"id":495,"uris":["http://zotero.org/users/13872798/items/EHCMUWKU"],"itemData":{"id":495,"type":"article-journal","abstract":"The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sidR="002C43B6">
          <w:rPr>
            <w:bCs/>
            <w:sz w:val="24"/>
          </w:rPr>
          <w:fldChar w:fldCharType="separate"/>
        </w:r>
        <w:r w:rsidR="002C43B6" w:rsidRPr="00913FCF">
          <w:rPr>
            <w:kern w:val="0"/>
            <w:sz w:val="24"/>
            <w:vertAlign w:val="superscript"/>
          </w:rPr>
          <w:t>[6]</w:t>
        </w:r>
        <w:r w:rsidR="002C43B6">
          <w:rPr>
            <w:bCs/>
            <w:sz w:val="24"/>
          </w:rPr>
          <w:fldChar w:fldCharType="end"/>
        </w:r>
      </w:ins>
      <w:r w:rsidR="00047AF4">
        <w:rPr>
          <w:rFonts w:hint="eastAsia"/>
          <w:bCs/>
          <w:sz w:val="24"/>
        </w:rPr>
        <w:t>等</w:t>
      </w:r>
      <w:ins w:id="134" w:author="Yongkai Chen" w:date="2025-03-16T11:06:00Z" w16du:dateUtc="2025-03-16T03:06:00Z">
        <w:r w:rsidR="002102D7">
          <w:rPr>
            <w:rFonts w:hint="eastAsia"/>
            <w:bCs/>
            <w:sz w:val="24"/>
          </w:rPr>
          <w:t>，有助于突破流动建模的泛化能力</w:t>
        </w:r>
        <w:r w:rsidR="00F7127A">
          <w:rPr>
            <w:rFonts w:hint="eastAsia"/>
            <w:bCs/>
            <w:sz w:val="24"/>
          </w:rPr>
          <w:t>瓶颈</w:t>
        </w:r>
        <w:r w:rsidR="002102D7">
          <w:rPr>
            <w:rFonts w:hint="eastAsia"/>
            <w:bCs/>
            <w:sz w:val="24"/>
          </w:rPr>
          <w:t>。</w:t>
        </w:r>
      </w:ins>
      <w:ins w:id="135" w:author="Yongkai Chen" w:date="2025-03-16T10:55:00Z" w16du:dateUtc="2025-03-16T02:55:00Z">
        <w:r w:rsidR="00CF1DB6">
          <w:rPr>
            <w:rFonts w:hint="eastAsia"/>
            <w:bCs/>
            <w:sz w:val="24"/>
          </w:rPr>
          <w:t>这些模型</w:t>
        </w:r>
      </w:ins>
      <w:del w:id="136" w:author="Yongkai Chen" w:date="2025-03-16T10:53:00Z" w16du:dateUtc="2025-03-16T02:53:00Z">
        <w:r w:rsidR="00267066" w:rsidDel="00216264">
          <w:rPr>
            <w:rFonts w:hint="eastAsia"/>
            <w:bCs/>
            <w:sz w:val="24"/>
          </w:rPr>
          <w:delText>，</w:delText>
        </w:r>
      </w:del>
      <w:ins w:id="137" w:author="Yongkai Chen" w:date="2025-03-16T11:07:00Z" w16du:dateUtc="2025-03-16T03:07:00Z">
        <w:r w:rsidR="00BB5419">
          <w:rPr>
            <w:rFonts w:hint="eastAsia"/>
            <w:bCs/>
            <w:sz w:val="24"/>
          </w:rPr>
          <w:t>特有的注意力</w:t>
        </w:r>
      </w:ins>
      <w:ins w:id="138" w:author="Yongkai Chen" w:date="2025-03-16T11:27:00Z" w16du:dateUtc="2025-03-16T03:27:00Z">
        <w:r w:rsidR="00733BBB">
          <w:rPr>
            <w:rFonts w:hint="eastAsia"/>
            <w:bCs/>
            <w:sz w:val="24"/>
          </w:rPr>
          <w:t>机制可有效提取</w:t>
        </w:r>
      </w:ins>
      <w:del w:id="139" w:author="Yongkai Chen" w:date="2025-03-16T11:06:00Z" w16du:dateUtc="2025-03-16T03:06:00Z">
        <w:r w:rsidR="00267066" w:rsidDel="00661042">
          <w:rPr>
            <w:rFonts w:hint="eastAsia"/>
            <w:bCs/>
            <w:sz w:val="24"/>
          </w:rPr>
          <w:delText>且在</w:delText>
        </w:r>
      </w:del>
      <w:r w:rsidR="0026298A">
        <w:rPr>
          <w:rFonts w:hint="eastAsia"/>
          <w:bCs/>
          <w:sz w:val="24"/>
        </w:rPr>
        <w:t>湍流场中</w:t>
      </w:r>
      <w:ins w:id="140" w:author="Yongkai Chen" w:date="2025-03-16T11:27:00Z" w16du:dateUtc="2025-03-16T03:27:00Z">
        <w:r w:rsidR="00733BBB">
          <w:rPr>
            <w:rFonts w:hint="eastAsia"/>
            <w:bCs/>
            <w:sz w:val="24"/>
          </w:rPr>
          <w:t>的时空</w:t>
        </w:r>
      </w:ins>
      <w:ins w:id="141" w:author="Yongkai Chen" w:date="2025-03-16T11:28:00Z" w16du:dateUtc="2025-03-16T03:28:00Z">
        <w:r w:rsidR="00733BBB">
          <w:rPr>
            <w:rFonts w:hint="eastAsia"/>
            <w:bCs/>
            <w:sz w:val="24"/>
          </w:rPr>
          <w:t>拟序结构特征，在流场预测与重构方面展现出了巨大潜力</w:t>
        </w:r>
        <w:r w:rsidR="00C8012D">
          <w:rPr>
            <w:bCs/>
            <w:sz w:val="24"/>
          </w:rPr>
          <w:fldChar w:fldCharType="begin"/>
        </w:r>
      </w:ins>
      <w:ins w:id="142" w:author="Yongkai Chen" w:date="2025-03-16T11:29:00Z" w16du:dateUtc="2025-03-16T03:29:00Z">
        <w:r w:rsidR="00C8012D">
          <w:rPr>
            <w:bCs/>
            <w:sz w:val="24"/>
          </w:rPr>
          <w:instrText xml:space="preserve"> ADDIN ZOTERO_ITEM CSL_CITATION {"citationID":"a2nrp0p3ij1","properties":{"formattedCitation":"\\super [28,29]\\nosupersub{}","plainCitation":"[28,29]","noteIndex":0},"citationItems":[{"id":509,"uris":["http://zotero.org/users/13872798/items/B2N3WEHA"],"itemData":{"id":509,"type":"article-journal","abstract":"Graph-based next-step prediction models have recently been very successful in modeling complex high-dimensional physical systems on irregular meshes. However, due to their short temporal attention span, these models suffer from error accumulation and drift. In this paper, we propose a new method that captures long-term dependencies through a transformer-style temporal attention model. We introduce an encoder-decoder structure to summarize features and create a compact mesh representation of the system state, to allow the temporal model to operate on a low-dimensional mesh representations in a memory efﬁcient manner. Our method outperforms a competitive GNN baseline on several complex ﬂuid dynamics prediction tasks, from sonic shocks to vascular ﬂow. We demonstrate stable rollouts without the need for training noise and show perfectly phase-stable predictions even for very long sequences. More broadly, we believe our approach paves the way to bringing the beneﬁts of attention-based sequence models to solving high-dimensional complex physics tasks.","language":"en","source":"Zotero","title":"PREDICTING PHYSICS IN MESH-REDUCED SPACE WITH TEMPORAL ATTENTION","author":[{"family":"Han","given":"Xu"},{"family":"Gao","given":"Han"},{"family":"Pffaf","given":"Tobias"},{"family":"Wang","given":"Jian-Xun"},{"family":"Liu","given":"Li-Ping"}],"issued":{"date-parts":[["2022"]]}}},{"id":493,"uris":["http://zotero.org/users/13872798/items/U4IFH3IV"],"itemData":{"id":493,"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ins>
      <w:r w:rsidR="00C8012D">
        <w:rPr>
          <w:bCs/>
          <w:sz w:val="24"/>
        </w:rPr>
        <w:fldChar w:fldCharType="separate"/>
      </w:r>
      <w:ins w:id="143" w:author="Yongkai Chen" w:date="2025-03-16T11:29:00Z" w16du:dateUtc="2025-03-16T03:29:00Z">
        <w:r w:rsidR="00C8012D" w:rsidRPr="00C8012D">
          <w:rPr>
            <w:kern w:val="0"/>
            <w:sz w:val="24"/>
            <w:vertAlign w:val="superscript"/>
            <w:rPrChange w:id="144" w:author="Yongkai Chen" w:date="2025-03-16T11:29:00Z" w16du:dateUtc="2025-03-16T03:29:00Z">
              <w:rPr>
                <w:kern w:val="0"/>
                <w:vertAlign w:val="superscript"/>
              </w:rPr>
            </w:rPrChange>
          </w:rPr>
          <w:t>[28,29]</w:t>
        </w:r>
      </w:ins>
      <w:ins w:id="145" w:author="Yongkai Chen" w:date="2025-03-16T11:28:00Z" w16du:dateUtc="2025-03-16T03:28:00Z">
        <w:r w:rsidR="00C8012D">
          <w:rPr>
            <w:bCs/>
            <w:sz w:val="24"/>
          </w:rPr>
          <w:fldChar w:fldCharType="end"/>
        </w:r>
      </w:ins>
      <w:ins w:id="146" w:author="Yongkai Chen" w:date="2025-03-16T11:30:00Z" w16du:dateUtc="2025-03-16T03:30:00Z">
        <w:r w:rsidR="00C8012D">
          <w:rPr>
            <w:rFonts w:hint="eastAsia"/>
            <w:bCs/>
            <w:sz w:val="24"/>
          </w:rPr>
          <w:t>。</w:t>
        </w:r>
      </w:ins>
      <w:del w:id="147" w:author="Yongkai Chen" w:date="2025-03-16T11:28:00Z" w16du:dateUtc="2025-03-16T03:28:00Z">
        <w:r w:rsidR="00867DC5" w:rsidDel="00733BBB">
          <w:rPr>
            <w:rFonts w:hint="eastAsia"/>
            <w:bCs/>
            <w:sz w:val="24"/>
          </w:rPr>
          <w:delText>展现出</w:delText>
        </w:r>
        <w:r w:rsidR="0027446E" w:rsidDel="00733BBB">
          <w:rPr>
            <w:rFonts w:hint="eastAsia"/>
            <w:bCs/>
            <w:sz w:val="24"/>
          </w:rPr>
          <w:delText>一定的</w:delText>
        </w:r>
        <w:r w:rsidR="001526B6" w:rsidDel="00733BBB">
          <w:rPr>
            <w:rFonts w:hint="eastAsia"/>
            <w:bCs/>
            <w:sz w:val="24"/>
          </w:rPr>
          <w:delText>预测能力</w:delText>
        </w:r>
        <w:r w:rsidR="007C073B" w:rsidDel="00733BBB">
          <w:rPr>
            <w:bCs/>
            <w:sz w:val="24"/>
          </w:rPr>
          <w:fldChar w:fldCharType="begin"/>
        </w:r>
        <w:r w:rsidR="005F12F5" w:rsidDel="00733BBB">
          <w:rPr>
            <w:bCs/>
            <w:sz w:val="24"/>
          </w:rPr>
          <w:delInstrText xml:space="preserve"> ADDIN ZOTERO_ITEM CSL_CITATION {"citationID":"a2fhfse1neu","properties":{"formattedCitation":"\\super [28]\\nosupersub{}","plainCitation":"[28]","noteIndex":0},"citationItems":[{"id":525,"uris":["http://zotero.org/users/13872798/items/U4IFH3IV"],"itemData":{"id":525,"type":"article-journal","container-title":"Nature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delInstrText>
        </w:r>
        <w:r w:rsidR="007C073B" w:rsidDel="00733BBB">
          <w:rPr>
            <w:bCs/>
            <w:sz w:val="24"/>
          </w:rPr>
          <w:fldChar w:fldCharType="separate"/>
        </w:r>
        <w:r w:rsidR="005F12F5" w:rsidRPr="005F12F5" w:rsidDel="00733BBB">
          <w:rPr>
            <w:kern w:val="0"/>
            <w:sz w:val="24"/>
            <w:vertAlign w:val="superscript"/>
          </w:rPr>
          <w:delText>[28]</w:delText>
        </w:r>
        <w:r w:rsidR="007C073B" w:rsidDel="00733BBB">
          <w:rPr>
            <w:bCs/>
            <w:sz w:val="24"/>
          </w:rPr>
          <w:fldChar w:fldCharType="end"/>
        </w:r>
      </w:del>
    </w:p>
    <w:p w14:paraId="3D8D441A" w14:textId="5857E652" w:rsidR="0069146E" w:rsidDel="007F50D9" w:rsidRDefault="0069146E" w:rsidP="004B677C">
      <w:pPr>
        <w:snapToGrid w:val="0"/>
        <w:spacing w:line="440" w:lineRule="exact"/>
        <w:rPr>
          <w:del w:id="148" w:author="Yongkai Chen" w:date="2025-03-16T11:30:00Z" w16du:dateUtc="2025-03-16T03:30:00Z"/>
          <w:b/>
          <w:sz w:val="24"/>
        </w:rPr>
      </w:pPr>
    </w:p>
    <w:p w14:paraId="0CEA5AD9" w14:textId="7554A54D"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23544F35" w:rsidR="00E926CB" w:rsidRDefault="00965306" w:rsidP="009A4185">
      <w:pPr>
        <w:pStyle w:val="section"/>
        <w:ind w:firstLine="480"/>
        <w:rPr>
          <w:rFonts w:hint="eastAsia"/>
        </w:rPr>
      </w:pPr>
      <w:r>
        <w:rPr>
          <w:rFonts w:hint="eastAsia"/>
          <w:b w:val="0"/>
          <w:bCs/>
        </w:rPr>
        <w:t>大量的试验和模拟研究表明粗糙壁</w:t>
      </w:r>
      <w:r w:rsidR="00EE2624">
        <w:rPr>
          <w:rFonts w:hint="eastAsia"/>
          <w:b w:val="0"/>
          <w:bCs/>
        </w:rPr>
        <w:t>湍流</w:t>
      </w:r>
      <w:r>
        <w:rPr>
          <w:rFonts w:hint="eastAsia"/>
          <w:b w:val="0"/>
          <w:bCs/>
        </w:rPr>
        <w:t>同样存在壁面</w:t>
      </w:r>
      <w:r w:rsidR="00870F57">
        <w:rPr>
          <w:rFonts w:hint="eastAsia"/>
          <w:b w:val="0"/>
          <w:bCs/>
        </w:rPr>
        <w:t>速度</w:t>
      </w:r>
      <w:r>
        <w:rPr>
          <w:rFonts w:hint="eastAsia"/>
          <w:b w:val="0"/>
          <w:bCs/>
        </w:rPr>
        <w:t>相似律</w:t>
      </w:r>
      <w:r w:rsidR="008E09E3">
        <w:rPr>
          <w:rFonts w:hint="eastAsia"/>
          <w:b w:val="0"/>
          <w:bCs/>
        </w:rPr>
        <w:fldChar w:fldCharType="begin"/>
      </w:r>
      <w:ins w:id="149" w:author="Yongkai Chen" w:date="2025-03-16T11:29:00Z" w16du:dateUtc="2025-03-16T03:29:00Z">
        <w:r w:rsidR="00C8012D">
          <w:rPr>
            <w:rFonts w:hint="eastAsia"/>
            <w:b w:val="0"/>
            <w:bCs/>
          </w:rPr>
          <w:instrText xml:space="preserve"> ADDIN ZOTERO_ITEM CSL_CITATION {"citationID":"7uQO1Mgy","properties":{"formattedCitation":"\\super [2,30,31]\\nosupersub{}","plainCitation":"[2,30,31]","noteIndex":0},"citationItems":[{"id":231,"uris":["http://zotero.org/users/13872798/items/RRY429N9"],"itemData":{"id":231,"type":"article-journal","abstract":"</w:instrText>
        </w:r>
        <w:r w:rsidR="00C8012D">
          <w:rPr>
            <w:rFonts w:hint="eastAsia"/>
            <w:b w:val="0"/>
            <w:bCs/>
          </w:rPr>
          <w:instrText>研究粗糙壁湍流的统计特性和流动结构对于丰富湍流理论和指导工程实践具有重要意义。壁面相似律是粗糙壁湍流研究取得的经典理论</w:instrText>
        </w:r>
        <w:r w:rsidR="00C8012D">
          <w:rPr>
            <w:rFonts w:hint="eastAsia"/>
            <w:b w:val="0"/>
            <w:bCs/>
          </w:rPr>
          <w:instrText>,</w:instrText>
        </w:r>
        <w:r w:rsidR="00C8012D">
          <w:rPr>
            <w:rFonts w:hint="eastAsia"/>
            <w:b w:val="0"/>
            <w:bCs/>
          </w:rPr>
          <w:instrText>最近关于湍流边界层内</w:instrText>
        </w:r>
        <w:r w:rsidR="00C8012D">
          <w:rPr>
            <w:rFonts w:hint="eastAsia"/>
            <w:b w:val="0"/>
            <w:bCs/>
          </w:rPr>
          <w:instrText>-</w:instrText>
        </w:r>
        <w:r w:rsidR="00C8012D">
          <w:rPr>
            <w:rFonts w:hint="eastAsia"/>
            <w:b w:val="0"/>
            <w:bCs/>
          </w:rPr>
          <w:instrText>外区不同尺度结构之间存在相互作用的新的认识</w:instrText>
        </w:r>
        <w:r w:rsidR="00C8012D">
          <w:rPr>
            <w:rFonts w:hint="eastAsia"/>
            <w:b w:val="0"/>
            <w:bCs/>
          </w:rPr>
          <w:instrText>,</w:instrText>
        </w:r>
        <w:r w:rsidR="00C8012D">
          <w:rPr>
            <w:rFonts w:hint="eastAsia"/>
            <w:b w:val="0"/>
            <w:bCs/>
          </w:rPr>
          <w:instrText>对壁面相似律的有效性提出了挑战</w:instrText>
        </w:r>
        <w:r w:rsidR="00C8012D">
          <w:rPr>
            <w:rFonts w:hint="eastAsia"/>
            <w:b w:val="0"/>
            <w:bCs/>
          </w:rPr>
          <w:instrText>,</w:instrText>
        </w:r>
        <w:r w:rsidR="00C8012D">
          <w:rPr>
            <w:rFonts w:hint="eastAsia"/>
            <w:b w:val="0"/>
            <w:bCs/>
          </w:rPr>
          <w:instrText>壁面相似律的适用性成为目前研究的一个热点问题。针对这一现状</w:instrText>
        </w:r>
        <w:r w:rsidR="00C8012D">
          <w:rPr>
            <w:rFonts w:hint="eastAsia"/>
            <w:b w:val="0"/>
            <w:bCs/>
          </w:rPr>
          <w:instrText>,</w:instrText>
        </w:r>
        <w:r w:rsidR="00C8012D">
          <w:rPr>
            <w:rFonts w:hint="eastAsia"/>
            <w:b w:val="0"/>
            <w:bCs/>
          </w:rPr>
          <w:instrText>本文概述了近期国内外在粗糙壁湍流研究中的重要成果</w:instrText>
        </w:r>
        <w:r w:rsidR="00C8012D">
          <w:rPr>
            <w:rFonts w:hint="eastAsia"/>
            <w:b w:val="0"/>
            <w:bCs/>
          </w:rPr>
          <w:instrText>,</w:instrText>
        </w:r>
        <w:r w:rsidR="00C8012D">
          <w:rPr>
            <w:rFonts w:hint="eastAsia"/>
            <w:b w:val="0"/>
            <w:bCs/>
          </w:rPr>
          <w:instrText>并进一步讨论了今后研究的可能方向。</w:instrText>
        </w:r>
        <w:r w:rsidR="00C8012D">
          <w:rPr>
            <w:rFonts w:hint="eastAsia"/>
            <w:b w:val="0"/>
            <w:bCs/>
          </w:rPr>
          <w:instrText>","container-title":"</w:instrText>
        </w:r>
        <w:r w:rsidR="00C8012D">
          <w:rPr>
            <w:rFonts w:hint="eastAsia"/>
            <w:b w:val="0"/>
            <w:bCs/>
          </w:rPr>
          <w:instrText>空气动力学学报</w:instrText>
        </w:r>
        <w:r w:rsidR="00C8012D">
          <w:rPr>
            <w:rFonts w:hint="eastAsia"/>
            <w:b w:val="0"/>
            <w:bCs/>
          </w:rPr>
          <w:instrText>","ISSN":"0258-1825","issue":"5","language":"zh","note":"CNKICite: 6","page":"611-619","source":"CNKI","title":"</w:instrText>
        </w:r>
        <w:r w:rsidR="00C8012D">
          <w:rPr>
            <w:rFonts w:hint="eastAsia"/>
            <w:b w:val="0"/>
            <w:bCs/>
          </w:rPr>
          <w:instrText>粗糙壁湍流研究现状综述</w:instrText>
        </w:r>
        <w:r w:rsidR="00C8012D">
          <w:rPr>
            <w:rFonts w:hint="eastAsia"/>
            <w:b w:val="0"/>
            <w:bCs/>
          </w:rPr>
          <w:instrText>","volume":"35","author":[{"family":"</w:instrText>
        </w:r>
        <w:r w:rsidR="00C8012D">
          <w:rPr>
            <w:rFonts w:hint="eastAsia"/>
            <w:b w:val="0"/>
            <w:bCs/>
          </w:rPr>
          <w:instrText>王</w:instrText>
        </w:r>
        <w:r w:rsidR="00C8012D">
          <w:rPr>
            <w:rFonts w:hint="eastAsia"/>
            <w:b w:val="0"/>
            <w:bCs/>
          </w:rPr>
          <w:instrText>","given":"</w:instrText>
        </w:r>
        <w:r w:rsidR="00C8012D">
          <w:rPr>
            <w:rFonts w:hint="eastAsia"/>
            <w:b w:val="0"/>
            <w:bCs/>
          </w:rPr>
          <w:instrText>建杰</w:instrText>
        </w:r>
        <w:r w:rsidR="00C8012D">
          <w:rPr>
            <w:rFonts w:hint="eastAsia"/>
            <w:b w:val="0"/>
            <w:bCs/>
          </w:rPr>
          <w:instrText>"},{"family":"</w:instrText>
        </w:r>
        <w:r w:rsidR="00C8012D">
          <w:rPr>
            <w:rFonts w:hint="eastAsia"/>
            <w:b w:val="0"/>
            <w:bCs/>
          </w:rPr>
          <w:instrText>易</w:instrText>
        </w:r>
        <w:r w:rsidR="00C8012D">
          <w:rPr>
            <w:rFonts w:hint="eastAsia"/>
            <w:b w:val="0"/>
            <w:bCs/>
          </w:rPr>
          <w:instrText>","given":"</w:instrText>
        </w:r>
        <w:r w:rsidR="00C8012D">
          <w:rPr>
            <w:rFonts w:hint="eastAsia"/>
            <w:b w:val="0"/>
            <w:bCs/>
          </w:rPr>
          <w:instrText>海明</w:instrText>
        </w:r>
        <w:r w:rsidR="00C8012D">
          <w:rPr>
            <w:rFonts w:hint="eastAsia"/>
            <w:b w:val="0"/>
            <w:bCs/>
          </w:rPr>
          <w:instrText>"},{"family":"</w:instrText>
        </w:r>
        <w:r w:rsidR="00C8012D">
          <w:rPr>
            <w:rFonts w:hint="eastAsia"/>
            <w:b w:val="0"/>
            <w:bCs/>
          </w:rPr>
          <w:instrText>潘</w:instrText>
        </w:r>
        <w:r w:rsidR="00C8012D">
          <w:rPr>
            <w:rFonts w:hint="eastAsia"/>
            <w:b w:val="0"/>
            <w:bCs/>
          </w:rPr>
          <w:instrText>","given":"</w:instrText>
        </w:r>
        <w:r w:rsidR="00C8012D">
          <w:rPr>
            <w:rFonts w:hint="eastAsia"/>
            <w:b w:val="0"/>
            <w:bCs/>
          </w:rPr>
          <w:instrText>翀</w:instrText>
        </w:r>
        <w:r w:rsidR="00C8012D">
          <w:rPr>
            <w:rFonts w:hint="eastAsia"/>
            <w:b w:val="0"/>
            <w:bCs/>
          </w:rPr>
          <w:instrText>"},{"family":"</w:instrText>
        </w:r>
        <w:r w:rsidR="00C8012D">
          <w:rPr>
            <w:rFonts w:hint="eastAsia"/>
            <w:b w:val="0"/>
            <w:bCs/>
          </w:rPr>
          <w:instrText>王</w:instrText>
        </w:r>
        <w:r w:rsidR="00C8012D">
          <w:rPr>
            <w:b w:val="0"/>
            <w:bCs/>
          </w:rPr>
          <w:instrText>","given":"</w:instrText>
        </w:r>
        <w:r w:rsidR="00C8012D">
          <w:rPr>
            <w:rFonts w:hint="eastAsia"/>
            <w:b w:val="0"/>
            <w:bCs/>
          </w:rPr>
          <w:instrText>晋军</w:instrText>
        </w:r>
        <w:r w:rsidR="00C8012D">
          <w:rPr>
            <w:b w:val="0"/>
            <w:bCs/>
          </w:rPr>
          <w:instrText>"},{"family":"</w:instrText>
        </w:r>
        <w:r w:rsidR="00C8012D">
          <w:rPr>
            <w:rFonts w:hint="eastAsia"/>
            <w:b w:val="0"/>
            <w:bCs/>
          </w:rPr>
          <w:instrText>李</w:instrText>
        </w:r>
        <w:r w:rsidR="00C8012D">
          <w:rPr>
            <w:b w:val="0"/>
            <w:bCs/>
          </w:rPr>
          <w:instrText>","given":"</w:instrText>
        </w:r>
        <w:r w:rsidR="00C8012D">
          <w:rPr>
            <w:rFonts w:hint="eastAsia"/>
            <w:b w:val="0"/>
            <w:bCs/>
          </w:rPr>
          <w:instrText>天</w:instrText>
        </w:r>
        <w:r w:rsidR="00C8012D">
          <w:rPr>
            <w:b w:val="0"/>
            <w:bCs/>
          </w:rPr>
          <w:instrText>"}],"issued":{"date-parts":[["2017"]]}}},{"id":144,"uris":["http://zotero.org/users/13872798/items/QRCBG4HE"],"itemData":{"id":144,"type":"article-journal","abstract":"Surface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 DNS is hindered by its complexity and computational resources.","container-title":"International Journal of Thermofluids","DOI":"10.1016/j.ijft.2021.100077","ISSN":"26662027","journalAbbreviation":"Internation</w:instrText>
        </w:r>
        <w:r w:rsidR="00C8012D">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230,"uris":["http://zotero.org/users/13872798/items/BH4YEPXQ"],"itemData":{"id":2</w:instrText>
        </w:r>
        <w:r w:rsidR="00C8012D">
          <w:rPr>
            <w:b w:val="0"/>
            <w:bCs/>
          </w:rPr>
          <w:instrText xml:space="preserve">30,"type":"article-journal","abstract":"▪ Abstract We review the experimental evidence on turbulent flows over rough walls. Two parameters are important: the roughness Reynolds number [Formula: see text], which measures the effect of the roughness on the </w:instrText>
        </w:r>
        <w:r w:rsidR="00C8012D">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C8012D">
          <w:rPr>
            <w:b w:val="0"/>
            <w:bCs/>
          </w:rPr>
          <w:instrText xml:space="preserve"> and other drag-reducing cases belong to this regime. In flows with </w:instrText>
        </w:r>
        <w:r w:rsidR="00C8012D">
          <w:rPr>
            <w:rFonts w:hint="eastAsia"/>
            <w:b w:val="0"/>
            <w:bCs/>
          </w:rPr>
          <w:instrText>δ</w:instrText>
        </w:r>
        <w:r w:rsidR="00C8012D">
          <w:rPr>
            <w:b w:val="0"/>
            <w:bCs/>
          </w:rPr>
          <w:instrText xml:space="preserve">/k </w:instrText>
        </w:r>
        <w:r w:rsidR="00C8012D">
          <w:rPr>
            <w:rFonts w:ascii="Cambria Math" w:hAnsi="Cambria Math" w:cs="Cambria Math"/>
            <w:b w:val="0"/>
            <w:bCs/>
          </w:rPr>
          <w:instrText>≲</w:instrText>
        </w:r>
        <w:r w:rsidR="00C8012D">
          <w:rPr>
            <w:b w:val="0"/>
            <w:bCs/>
          </w:rPr>
          <w:instrText xml:space="preserve"> 50, the effect of the roughness extends across the boundary layer, and is also variable. There is little left of the original wall-flow dynamics in these flows, which can perhaps be</w:instrText>
        </w:r>
        <w:r w:rsidR="00C8012D">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C8012D">
          <w:rPr>
            <w:rFonts w:hint="eastAsia"/>
            <w:b w:val="0"/>
            <w:bCs/>
          </w:rPr>
          <w:instrText>é</w:instrText>
        </w:r>
        <w:r w:rsidR="00C8012D">
          <w:rPr>
            <w:rFonts w:hint="eastAsia"/>
            <w:b w:val="0"/>
            <w:bCs/>
          </w:rPr>
          <w:instrText xml:space="preserve">nez","given":"Javier"}],"issued":{"date-parts":[["2004",1,21]]}}}],"schema":"https://github.com/citation-style-language/schema/raw/master/csl-citation.json"} </w:instrText>
        </w:r>
      </w:ins>
      <w:del w:id="150" w:author="Yongkai Chen" w:date="2025-03-16T11:29:00Z" w16du:dateUtc="2025-03-16T03:29:00Z">
        <w:r w:rsidR="005F12F5" w:rsidDel="00C8012D">
          <w:rPr>
            <w:rFonts w:hint="eastAsia"/>
            <w:b w:val="0"/>
            <w:bCs/>
          </w:rPr>
          <w:delInstrText xml:space="preserve"> ADDIN ZOTERO_ITEM CSL_CITATION {"citationID":"7uQO1Mgy","properties":{"formattedCitation":"\\super [2,29,30]\\nosupersub{}","plainCitation":"[2,29,30]","noteIndex":0},"citationItems":[{"id":450,"uris":["http://zotero.org/users/13872798/items/RRY429N9"],"itemData":{"id":450,"type":"article-journal","abstract":"</w:delInstrText>
        </w:r>
        <w:r w:rsidR="005F12F5" w:rsidDel="00C8012D">
          <w:rPr>
            <w:rFonts w:hint="eastAsia"/>
            <w:b w:val="0"/>
            <w:bCs/>
          </w:rPr>
          <w:delInstrText>研究粗糙壁湍流的统计特性和流动结构对于丰富湍流理论和指导工程实践具有重要意义。壁面相似律是粗糙壁湍流研究取得的经典理论</w:delInstrText>
        </w:r>
        <w:r w:rsidR="005F12F5" w:rsidDel="00C8012D">
          <w:rPr>
            <w:rFonts w:hint="eastAsia"/>
            <w:b w:val="0"/>
            <w:bCs/>
          </w:rPr>
          <w:delInstrText>,</w:delInstrText>
        </w:r>
        <w:r w:rsidR="005F12F5" w:rsidDel="00C8012D">
          <w:rPr>
            <w:rFonts w:hint="eastAsia"/>
            <w:b w:val="0"/>
            <w:bCs/>
          </w:rPr>
          <w:delInstrText>最近关于湍流边界层内</w:delInstrText>
        </w:r>
        <w:r w:rsidR="005F12F5" w:rsidDel="00C8012D">
          <w:rPr>
            <w:rFonts w:hint="eastAsia"/>
            <w:b w:val="0"/>
            <w:bCs/>
          </w:rPr>
          <w:delInstrText>-</w:delInstrText>
        </w:r>
        <w:r w:rsidR="005F12F5" w:rsidDel="00C8012D">
          <w:rPr>
            <w:rFonts w:hint="eastAsia"/>
            <w:b w:val="0"/>
            <w:bCs/>
          </w:rPr>
          <w:delInstrText>外区不同尺度结构之间存在相互作用的新的认识</w:delInstrText>
        </w:r>
        <w:r w:rsidR="005F12F5" w:rsidDel="00C8012D">
          <w:rPr>
            <w:rFonts w:hint="eastAsia"/>
            <w:b w:val="0"/>
            <w:bCs/>
          </w:rPr>
          <w:delInstrText>,</w:delInstrText>
        </w:r>
        <w:r w:rsidR="005F12F5" w:rsidDel="00C8012D">
          <w:rPr>
            <w:rFonts w:hint="eastAsia"/>
            <w:b w:val="0"/>
            <w:bCs/>
          </w:rPr>
          <w:delInstrText>对壁面相似律的有效性提出了挑战</w:delInstrText>
        </w:r>
        <w:r w:rsidR="005F12F5" w:rsidDel="00C8012D">
          <w:rPr>
            <w:rFonts w:hint="eastAsia"/>
            <w:b w:val="0"/>
            <w:bCs/>
          </w:rPr>
          <w:delInstrText>,</w:delInstrText>
        </w:r>
        <w:r w:rsidR="005F12F5" w:rsidDel="00C8012D">
          <w:rPr>
            <w:rFonts w:hint="eastAsia"/>
            <w:b w:val="0"/>
            <w:bCs/>
          </w:rPr>
          <w:delInstrText>壁面相似律的适用性成为目前研究的一个热点问题。针对这一现状</w:delInstrText>
        </w:r>
        <w:r w:rsidR="005F12F5" w:rsidDel="00C8012D">
          <w:rPr>
            <w:rFonts w:hint="eastAsia"/>
            <w:b w:val="0"/>
            <w:bCs/>
          </w:rPr>
          <w:delInstrText>,</w:delInstrText>
        </w:r>
        <w:r w:rsidR="005F12F5" w:rsidDel="00C8012D">
          <w:rPr>
            <w:rFonts w:hint="eastAsia"/>
            <w:b w:val="0"/>
            <w:bCs/>
          </w:rPr>
          <w:delInstrText>本文概述了近期国内外在粗糙壁湍流研究中的重要成果</w:delInstrText>
        </w:r>
        <w:r w:rsidR="005F12F5" w:rsidDel="00C8012D">
          <w:rPr>
            <w:rFonts w:hint="eastAsia"/>
            <w:b w:val="0"/>
            <w:bCs/>
          </w:rPr>
          <w:delInstrText>,</w:delInstrText>
        </w:r>
        <w:r w:rsidR="005F12F5" w:rsidDel="00C8012D">
          <w:rPr>
            <w:rFonts w:hint="eastAsia"/>
            <w:b w:val="0"/>
            <w:bCs/>
          </w:rPr>
          <w:delInstrText>并进一步讨论了今后研究的可能方向。</w:delInstrText>
        </w:r>
        <w:r w:rsidR="005F12F5" w:rsidDel="00C8012D">
          <w:rPr>
            <w:rFonts w:hint="eastAsia"/>
            <w:b w:val="0"/>
            <w:bCs/>
          </w:rPr>
          <w:delInstrText>","container-title":"</w:delInstrText>
        </w:r>
        <w:r w:rsidR="005F12F5" w:rsidDel="00C8012D">
          <w:rPr>
            <w:rFonts w:hint="eastAsia"/>
            <w:b w:val="0"/>
            <w:bCs/>
          </w:rPr>
          <w:delInstrText>空气动力学学报</w:delInstrText>
        </w:r>
        <w:r w:rsidR="005F12F5" w:rsidDel="00C8012D">
          <w:rPr>
            <w:rFonts w:hint="eastAsia"/>
            <w:b w:val="0"/>
            <w:bCs/>
          </w:rPr>
          <w:delInstrText>","ISSN":"0258-1825","issue":"5","language":"zh","note":"CNKICite: 6","page":"611-619","source":"CNKI","title":"</w:delInstrText>
        </w:r>
        <w:r w:rsidR="005F12F5" w:rsidDel="00C8012D">
          <w:rPr>
            <w:rFonts w:hint="eastAsia"/>
            <w:b w:val="0"/>
            <w:bCs/>
          </w:rPr>
          <w:delInstrText>粗糙壁湍流研究现状综述</w:delInstrText>
        </w:r>
        <w:r w:rsidR="005F12F5" w:rsidDel="00C8012D">
          <w:rPr>
            <w:rFonts w:hint="eastAsia"/>
            <w:b w:val="0"/>
            <w:bCs/>
          </w:rPr>
          <w:delInstrText>","volume":"35","author":[{"family":"</w:delInstrText>
        </w:r>
        <w:r w:rsidR="005F12F5" w:rsidDel="00C8012D">
          <w:rPr>
            <w:rFonts w:hint="eastAsia"/>
            <w:b w:val="0"/>
            <w:bCs/>
          </w:rPr>
          <w:delInstrText>王</w:delInstrText>
        </w:r>
        <w:r w:rsidR="005F12F5" w:rsidDel="00C8012D">
          <w:rPr>
            <w:rFonts w:hint="eastAsia"/>
            <w:b w:val="0"/>
            <w:bCs/>
          </w:rPr>
          <w:delInstrText>","given":"</w:delInstrText>
        </w:r>
        <w:r w:rsidR="005F12F5" w:rsidDel="00C8012D">
          <w:rPr>
            <w:rFonts w:hint="eastAsia"/>
            <w:b w:val="0"/>
            <w:bCs/>
          </w:rPr>
          <w:delInstrText>建杰</w:delInstrText>
        </w:r>
        <w:r w:rsidR="005F12F5" w:rsidDel="00C8012D">
          <w:rPr>
            <w:rFonts w:hint="eastAsia"/>
            <w:b w:val="0"/>
            <w:bCs/>
          </w:rPr>
          <w:delInstrText>"},{"family":"</w:delInstrText>
        </w:r>
        <w:r w:rsidR="005F12F5" w:rsidDel="00C8012D">
          <w:rPr>
            <w:rFonts w:hint="eastAsia"/>
            <w:b w:val="0"/>
            <w:bCs/>
          </w:rPr>
          <w:delInstrText>易</w:delInstrText>
        </w:r>
        <w:r w:rsidR="005F12F5" w:rsidDel="00C8012D">
          <w:rPr>
            <w:rFonts w:hint="eastAsia"/>
            <w:b w:val="0"/>
            <w:bCs/>
          </w:rPr>
          <w:delInstrText>","given":"</w:delInstrText>
        </w:r>
        <w:r w:rsidR="005F12F5" w:rsidDel="00C8012D">
          <w:rPr>
            <w:rFonts w:hint="eastAsia"/>
            <w:b w:val="0"/>
            <w:bCs/>
          </w:rPr>
          <w:delInstrText>海明</w:delInstrText>
        </w:r>
        <w:r w:rsidR="005F12F5" w:rsidDel="00C8012D">
          <w:rPr>
            <w:rFonts w:hint="eastAsia"/>
            <w:b w:val="0"/>
            <w:bCs/>
          </w:rPr>
          <w:delInstrText>"},{"family":"</w:delInstrText>
        </w:r>
        <w:r w:rsidR="005F12F5" w:rsidDel="00C8012D">
          <w:rPr>
            <w:rFonts w:hint="eastAsia"/>
            <w:b w:val="0"/>
            <w:bCs/>
          </w:rPr>
          <w:delInstrText>潘</w:delInstrText>
        </w:r>
        <w:r w:rsidR="005F12F5" w:rsidDel="00C8012D">
          <w:rPr>
            <w:rFonts w:hint="eastAsia"/>
            <w:b w:val="0"/>
            <w:bCs/>
          </w:rPr>
          <w:delInstrText>","given":"</w:delInstrText>
        </w:r>
        <w:r w:rsidR="005F12F5" w:rsidDel="00C8012D">
          <w:rPr>
            <w:rFonts w:hint="eastAsia"/>
            <w:b w:val="0"/>
            <w:bCs/>
          </w:rPr>
          <w:delInstrText>翀</w:delInstrText>
        </w:r>
        <w:r w:rsidR="005F12F5" w:rsidDel="00C8012D">
          <w:rPr>
            <w:rFonts w:hint="eastAsia"/>
            <w:b w:val="0"/>
            <w:bCs/>
          </w:rPr>
          <w:delInstrText>"},{"family":"</w:delInstrText>
        </w:r>
        <w:r w:rsidR="005F12F5" w:rsidDel="00C8012D">
          <w:rPr>
            <w:rFonts w:hint="eastAsia"/>
            <w:b w:val="0"/>
            <w:bCs/>
          </w:rPr>
          <w:delInstrText>王</w:delInstrText>
        </w:r>
        <w:r w:rsidR="005F12F5" w:rsidDel="00C8012D">
          <w:rPr>
            <w:b w:val="0"/>
            <w:bCs/>
          </w:rPr>
          <w:delInstrText>","given":"</w:delInstrText>
        </w:r>
        <w:r w:rsidR="005F12F5" w:rsidDel="00C8012D">
          <w:rPr>
            <w:rFonts w:hint="eastAsia"/>
            <w:b w:val="0"/>
            <w:bCs/>
          </w:rPr>
          <w:delInstrText>晋军</w:delInstrText>
        </w:r>
        <w:r w:rsidR="005F12F5" w:rsidDel="00C8012D">
          <w:rPr>
            <w:b w:val="0"/>
            <w:bCs/>
          </w:rPr>
          <w:delInstrText>"},{"family":"</w:delInstrText>
        </w:r>
        <w:r w:rsidR="005F12F5" w:rsidDel="00C8012D">
          <w:rPr>
            <w:rFonts w:hint="eastAsia"/>
            <w:b w:val="0"/>
            <w:bCs/>
          </w:rPr>
          <w:delInstrText>李</w:delInstrText>
        </w:r>
        <w:r w:rsidR="005F12F5" w:rsidDel="00C8012D">
          <w:rPr>
            <w:b w:val="0"/>
            <w:bCs/>
          </w:rPr>
          <w:delInstrText>","given":"</w:delInstrText>
        </w:r>
        <w:r w:rsidR="005F12F5" w:rsidDel="00C8012D">
          <w:rPr>
            <w:rFonts w:hint="eastAsia"/>
            <w:b w:val="0"/>
            <w:bCs/>
          </w:rPr>
          <w:delInstrText>天</w:delInstrText>
        </w:r>
        <w:r w:rsidR="005F12F5" w:rsidDel="00C8012D">
          <w:rPr>
            <w:b w:val="0"/>
            <w:bCs/>
          </w:rPr>
          <w:delInstrText>"}],"issued":{"date-parts":[["2017"]]}}},{"id":276,"uris":["http://zotero.org/users/13872798/items/QRCBG4HE"],"itemData":{"id":276,"type":"article-journal","abstract":"Surface roughness can signi</w:delInstrText>
        </w:r>
        <w:r w:rsidR="005F12F5" w:rsidDel="00C8012D">
          <w:rPr>
            <w:rFonts w:ascii="Times New Roman" w:hAnsi="Times New Roman" w:cs="Times New Roman"/>
            <w:b w:val="0"/>
            <w:bCs/>
          </w:rPr>
          <w:delInstrText>ﬁ</w:delInstrText>
        </w:r>
        <w:r w:rsidR="005F12F5" w:rsidDel="00C8012D">
          <w:rPr>
            <w:b w:val="0"/>
            <w:bCs/>
          </w:rPr>
          <w:delInstrText>cantly in</w:delInstrText>
        </w:r>
        <w:r w:rsidR="005F12F5" w:rsidDel="00C8012D">
          <w:rPr>
            <w:rFonts w:ascii="Times New Roman" w:hAnsi="Times New Roman" w:cs="Times New Roman"/>
            <w:b w:val="0"/>
            <w:bCs/>
          </w:rPr>
          <w:delInstrText>ﬂ</w:delInstrText>
        </w:r>
        <w:r w:rsidR="005F12F5" w:rsidDel="00C8012D">
          <w:rPr>
            <w:b w:val="0"/>
            <w:bCs/>
          </w:rPr>
          <w:delInstrText xml:space="preserve">uence the </w:delInstrText>
        </w:r>
        <w:r w:rsidR="005F12F5" w:rsidDel="00C8012D">
          <w:rPr>
            <w:rFonts w:ascii="Times New Roman" w:hAnsi="Times New Roman" w:cs="Times New Roman"/>
            <w:b w:val="0"/>
            <w:bCs/>
          </w:rPr>
          <w:delInstrText>ﬂ</w:delInstrText>
        </w:r>
        <w:r w:rsidR="005F12F5" w:rsidDel="00C8012D">
          <w:rPr>
            <w:b w:val="0"/>
            <w:bCs/>
          </w:rPr>
          <w:delInstrText xml:space="preserve">uid dynamics and heat transfer in convective </w:delInstrText>
        </w:r>
        <w:r w:rsidR="005F12F5" w:rsidDel="00C8012D">
          <w:rPr>
            <w:rFonts w:ascii="Times New Roman" w:hAnsi="Times New Roman" w:cs="Times New Roman"/>
            <w:b w:val="0"/>
            <w:bCs/>
          </w:rPr>
          <w:delInstrText>ﬂ</w:delInstrText>
        </w:r>
        <w:r w:rsidR="005F12F5" w:rsidDel="00C8012D">
          <w:rPr>
            <w:b w:val="0"/>
            <w:bCs/>
          </w:rPr>
          <w:delInstrText>ows by inducing perturbations in the velocity pro</w:delInstrText>
        </w:r>
        <w:r w:rsidR="005F12F5" w:rsidDel="00C8012D">
          <w:rPr>
            <w:rFonts w:ascii="Times New Roman" w:hAnsi="Times New Roman" w:cs="Times New Roman"/>
            <w:b w:val="0"/>
            <w:bCs/>
          </w:rPr>
          <w:delInstrText>ﬁ</w:delInstrText>
        </w:r>
        <w:r w:rsidR="005F12F5"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5F12F5" w:rsidDel="00C8012D">
          <w:rPr>
            <w:rFonts w:ascii="Times New Roman" w:hAnsi="Times New Roman" w:cs="Times New Roman"/>
            <w:b w:val="0"/>
            <w:bCs/>
          </w:rPr>
          <w:delInstrText>ﬂ</w:delInstrText>
        </w:r>
        <w:r w:rsidR="005F12F5" w:rsidDel="00C8012D">
          <w:rPr>
            <w:b w:val="0"/>
            <w:bCs/>
          </w:rPr>
          <w:delInstrText xml:space="preserve">ows where roughness elements have been shown to enhance heat transfer. Turbulent </w:delInstrText>
        </w:r>
        <w:r w:rsidR="005F12F5" w:rsidDel="00C8012D">
          <w:rPr>
            <w:rFonts w:ascii="Times New Roman" w:hAnsi="Times New Roman" w:cs="Times New Roman"/>
            <w:b w:val="0"/>
            <w:bCs/>
          </w:rPr>
          <w:delInstrText>ﬂ</w:delInstrText>
        </w:r>
        <w:r w:rsidR="005F12F5" w:rsidDel="00C8012D">
          <w:rPr>
            <w:b w:val="0"/>
            <w:bCs/>
          </w:rPr>
          <w:delInstrText>ows over rough surfaces have been studied for about a century leading to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developments in this </w:delInstrText>
        </w:r>
        <w:r w:rsidR="005F12F5" w:rsidDel="00C8012D">
          <w:rPr>
            <w:rFonts w:ascii="Times New Roman" w:hAnsi="Times New Roman" w:cs="Times New Roman"/>
            <w:b w:val="0"/>
            <w:bCs/>
          </w:rPr>
          <w:delInstrText>ﬁ</w:delInstrText>
        </w:r>
        <w:r w:rsidR="005F12F5" w:rsidDel="00C8012D">
          <w:rPr>
            <w:b w:val="0"/>
            <w:bCs/>
          </w:rPr>
          <w:delInstrText>eld. Direct Numerical Simulation (DNS) has made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contributions to the knowledge of turbulent </w:delInstrText>
        </w:r>
        <w:r w:rsidR="005F12F5" w:rsidDel="00C8012D">
          <w:rPr>
            <w:rFonts w:ascii="Times New Roman" w:hAnsi="Times New Roman" w:cs="Times New Roman"/>
            <w:b w:val="0"/>
            <w:bCs/>
          </w:rPr>
          <w:delInstrText>ﬂ</w:delInstrText>
        </w:r>
        <w:r w:rsidR="005F12F5" w:rsidDel="00C8012D">
          <w:rPr>
            <w:b w:val="0"/>
            <w:bCs/>
          </w:rPr>
          <w:delInstrText xml:space="preserve">ows over rough surfaces as well as evaluation of the developed theories. Moreover, the turbulent closures model has seen wide use for simulation of rough-wall turbulent </w:delInstrText>
        </w:r>
        <w:r w:rsidR="005F12F5" w:rsidDel="00C8012D">
          <w:rPr>
            <w:rFonts w:ascii="Times New Roman" w:hAnsi="Times New Roman" w:cs="Times New Roman"/>
            <w:b w:val="0"/>
            <w:bCs/>
          </w:rPr>
          <w:delInstrText>ﬂ</w:delInstrText>
        </w:r>
        <w:r w:rsidR="005F12F5" w:rsidDel="00C8012D">
          <w:rPr>
            <w:b w:val="0"/>
            <w:bCs/>
          </w:rPr>
          <w:delInstrText>ows in practical applications where DNS is hindered by its complexity and computational resources.","container-title":"International Journal of Thermofluids","DOI":"10.1016/j.ijft.2021.100077","ISSN":"26662027","journalAbbreviation":"Internation</w:delInstrText>
        </w:r>
        <w:r w:rsidR="005F12F5" w:rsidDel="00C8012D">
          <w:rPr>
            <w:rFonts w:hint="eastAsia"/>
            <w:b w:val="0"/>
            <w:bCs/>
          </w:rPr>
          <w:del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delInstrText>
        </w:r>
        <w:r w:rsidR="005F12F5" w:rsidDel="00C8012D">
          <w:rPr>
            <w:b w:val="0"/>
            <w:bCs/>
          </w:rPr>
          <w:delInstrText xml:space="preserve">34,"type":"article-journal","abstract":"▪ Abstract We review the experimental evidence on turbulent flows over rough walls. Two parameters are important: the roughness Reynolds number [Formula: see text], which measures the effect of the roughness on the </w:delInstrText>
        </w:r>
        <w:r w:rsidR="005F12F5" w:rsidDel="00C8012D">
          <w:rPr>
            <w:rFonts w:hint="eastAsia"/>
            <w:b w:val="0"/>
            <w:bCs/>
          </w:rPr>
          <w:delInstrText>buffer layer, and the ratio of the boundary layer thickness to the roughness height, which determines whether a logarithmic layer survives. The behavior of transitionally rough surfaces with low [Formula: see text] depends a lot on their geometry. Riblets</w:delInstrText>
        </w:r>
        <w:r w:rsidR="005F12F5" w:rsidDel="00C8012D">
          <w:rPr>
            <w:b w:val="0"/>
            <w:bCs/>
          </w:rPr>
          <w:delInstrText xml:space="preserve"> and other drag-reducing cases belong to this regime. In flows with </w:delInstrText>
        </w:r>
        <w:r w:rsidR="005F12F5" w:rsidDel="00C8012D">
          <w:rPr>
            <w:rFonts w:hint="eastAsia"/>
            <w:b w:val="0"/>
            <w:bCs/>
          </w:rPr>
          <w:delInstrText>δ</w:delInstrText>
        </w:r>
        <w:r w:rsidR="005F12F5" w:rsidDel="00C8012D">
          <w:rPr>
            <w:b w:val="0"/>
            <w:bCs/>
          </w:rPr>
          <w:delInstrText xml:space="preserve">/k </w:delInstrText>
        </w:r>
        <w:r w:rsidR="005F12F5" w:rsidDel="00C8012D">
          <w:rPr>
            <w:rFonts w:ascii="Cambria Math" w:hAnsi="Cambria Math" w:cs="Cambria Math"/>
            <w:b w:val="0"/>
            <w:bCs/>
          </w:rPr>
          <w:delInstrText>≲</w:delInstrText>
        </w:r>
        <w:r w:rsidR="005F12F5" w:rsidDel="00C8012D">
          <w:rPr>
            <w:b w:val="0"/>
            <w:bCs/>
          </w:rPr>
          <w:delInstrText xml:space="preserve"> 50, the effect of the roughness extends across the boundary layer, and is also variable. There is little left of the original wall-flow dynamics in these flows, which can perhaps be</w:delInstrText>
        </w:r>
        <w:r w:rsidR="005F12F5" w:rsidDel="00C8012D">
          <w:rPr>
            <w:rFonts w:hint="eastAsia"/>
            <w:b w:val="0"/>
            <w:bCs/>
          </w:rPr>
          <w:del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delInstrText>
        </w:r>
        <w:r w:rsidR="005F12F5" w:rsidDel="00C8012D">
          <w:rPr>
            <w:rFonts w:hint="eastAsia"/>
            <w:b w:val="0"/>
            <w:bCs/>
          </w:rPr>
          <w:delInstrText>é</w:delInstrText>
        </w:r>
        <w:r w:rsidR="005F12F5" w:rsidDel="00C8012D">
          <w:rPr>
            <w:rFonts w:hint="eastAsia"/>
            <w:b w:val="0"/>
            <w:bCs/>
          </w:rPr>
          <w:delInstrText xml:space="preserve">nez","given":"Javier"}],"issued":{"date-parts":[["2004",1,21]]}}}],"schema":"https://github.com/citation-style-language/schema/raw/master/csl-citation.json"} </w:delInstrText>
        </w:r>
      </w:del>
      <w:r w:rsidR="008E09E3">
        <w:rPr>
          <w:rFonts w:hint="eastAsia"/>
          <w:b w:val="0"/>
          <w:bCs/>
        </w:rPr>
        <w:fldChar w:fldCharType="separate"/>
      </w:r>
      <w:ins w:id="151" w:author="Yongkai Chen" w:date="2025-03-16T11:29:00Z" w16du:dateUtc="2025-03-16T03:29:00Z">
        <w:r w:rsidR="00C8012D" w:rsidRPr="00C8012D">
          <w:rPr>
            <w:rFonts w:cs="Times New Roman"/>
            <w:kern w:val="0"/>
            <w:vertAlign w:val="superscript"/>
            <w:rPrChange w:id="152" w:author="Yongkai Chen" w:date="2025-03-16T11:29:00Z" w16du:dateUtc="2025-03-16T03:29:00Z">
              <w:rPr>
                <w:rFonts w:ascii="Times New Roman" w:hAnsi="Times New Roman" w:cs="Times New Roman"/>
                <w:kern w:val="0"/>
                <w:vertAlign w:val="superscript"/>
              </w:rPr>
            </w:rPrChange>
          </w:rPr>
          <w:t>[2,30,31]</w:t>
        </w:r>
      </w:ins>
      <w:del w:id="153" w:author="Yongkai Chen" w:date="2025-03-16T11:29:00Z" w16du:dateUtc="2025-03-16T03:29:00Z">
        <w:r w:rsidR="005F12F5" w:rsidRPr="005F12F5" w:rsidDel="00C8012D">
          <w:rPr>
            <w:kern w:val="0"/>
            <w:vertAlign w:val="superscript"/>
          </w:rPr>
          <w:delText>[2,29,30]</w:delText>
        </w:r>
      </w:del>
      <w:r w:rsidR="008E09E3">
        <w:rPr>
          <w:rFonts w:hint="eastAsia"/>
          <w:b w:val="0"/>
          <w:bCs/>
        </w:rPr>
        <w:fldChar w:fldCharType="end"/>
      </w:r>
      <w:r>
        <w:rPr>
          <w:rFonts w:hint="eastAsia"/>
          <w:b w:val="0"/>
          <w:bCs/>
        </w:rPr>
        <w:t>，但与光滑壁</w:t>
      </w:r>
      <w:r w:rsidR="00E90B2F">
        <w:rPr>
          <w:rFonts w:hint="eastAsia"/>
          <w:b w:val="0"/>
          <w:bCs/>
        </w:rPr>
        <w:t>相比</w:t>
      </w:r>
      <w:r w:rsidR="00156090">
        <w:rPr>
          <w:rFonts w:hint="eastAsia"/>
          <w:b w:val="0"/>
          <w:bCs/>
        </w:rPr>
        <w:t>，</w:t>
      </w:r>
      <w:r w:rsidR="003324FA">
        <w:rPr>
          <w:rFonts w:hint="eastAsia"/>
          <w:b w:val="0"/>
          <w:bCs/>
        </w:rPr>
        <w:t>流向</w:t>
      </w:r>
      <w:r>
        <w:rPr>
          <w:rFonts w:hint="eastAsia"/>
          <w:b w:val="0"/>
          <w:bCs/>
        </w:rPr>
        <w:t>速度剖面存在偏移量</w:t>
      </w:r>
      <m:oMath>
        <m:r>
          <w:ins w:id="154" w:author="Chen, Yongkai" w:date="2025-03-17T11:03:00Z" w16du:dateUtc="2025-03-17T03:03:00Z">
            <m:rPr>
              <m:sty m:val="p"/>
            </m:rPr>
            <w:rPr>
              <w:rFonts w:ascii="XITS Math" w:hAnsi="XITS Math" w:cs="XITS Math"/>
              <w:rPrChange w:id="155" w:author="Chen, Yongkai" w:date="2025-03-17T11:03:00Z" w16du:dateUtc="2025-03-17T03:03:00Z">
                <w:rPr>
                  <w:rFonts w:ascii="XITS Math" w:hAnsi="XITS Math" w:cs="XITS Math"/>
                </w:rPr>
              </w:rPrChange>
            </w:rPr>
            <m:t>Δ</m:t>
          </w:ins>
        </m:r>
        <m:r>
          <w:ins w:id="156" w:author="Chen, Yongkai" w:date="2025-03-17T11:03:00Z" w16du:dateUtc="2025-03-17T03:03:00Z">
            <w:rPr>
              <w:rFonts w:ascii="XITS Math" w:hAnsi="XITS Math" w:cs="XITS Math"/>
            </w:rPr>
            <m:t>U</m:t>
          </w:ins>
        </m:r>
        <m:r>
          <w:del w:id="157" w:author="Chen, Yongkai" w:date="2025-03-17T11:03:00Z" w16du:dateUtc="2025-03-17T03:03:00Z">
            <m:rPr>
              <m:sty m:val="bi"/>
            </m:rPr>
            <w:rPr>
              <w:rFonts w:ascii="XITS Math" w:hAnsi="XITS Math" w:cs="XITS Math"/>
              <w:rPrChange w:id="158" w:author="Yongkai Chen" w:date="2025-03-16T16:28:00Z" w16du:dateUtc="2025-03-16T08:28:00Z">
                <w:rPr>
                  <w:rFonts w:ascii="STIX Math" w:hAnsi="STIX Math" w:cs="STIX Math"/>
                </w:rPr>
              </w:rPrChange>
            </w:rPr>
            <m:t>ΔU</m:t>
          </w:del>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ins w:id="159" w:author="Yongkai Chen" w:date="2025-03-16T11:29:00Z" w16du:dateUtc="2025-03-16T03:29:00Z">
        <w:r w:rsidR="00C8012D">
          <w:rPr>
            <w:rFonts w:hint="eastAsia"/>
            <w:b w:val="0"/>
            <w:bCs/>
          </w:rPr>
          <w:instrText xml:space="preserve"> ADDIN ZOTERO_ITEM CSL_CITATION {"citationID":"nBIdo9Kc","properties":{"formattedCitation":"\\super [32,33]\\nosupersub{}","plainCitation":"[32,33]","noteIndex":0},"citationItems":[{"id":222,"uris":["http://zotero.org/users/13872798/items/NT4E8HLM"],"itemData":{"id":222,"type":"paper-conference","title":"Boundary Layer characteristics for smooth and rough surfaces","URL":"https://api.semanticscholar.org/CorpusID:198669151","author":[{"family":"Hama","given":"Francis R."}],"issued":{"date-parts":[["1954"]]}}},{"id":229,"uris":["http://zotero.org/users/13872798/items/B9JA6QCF"],"itemData":{"id":229,"type":"article-journal","abstract":"An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ins>
      <w:del w:id="160" w:author="Yongkai Chen" w:date="2025-03-16T11:29:00Z" w16du:dateUtc="2025-03-16T03:29:00Z">
        <w:r w:rsidR="005F12F5" w:rsidDel="00C8012D">
          <w:rPr>
            <w:rFonts w:hint="eastAsia"/>
            <w:b w:val="0"/>
            <w:bCs/>
          </w:rPr>
          <w:delInstrText xml:space="preserve"> ADDIN ZOTERO_ITEM CSL_CITATION {"citationID":"nBIdo9Kc","properties":{"formattedCitation":"\\super [31,32]\\nosupersub{}","plainCitation":"[31,32]","noteIndex":0},"citationItems":[{"id":460,"uris":["http://zotero.org/users/13872798/items/NT4E8HLM"],"itemData":{"id":460,"type":"paper-conference","title":"Boundary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delInstrText>
        </w:r>
      </w:del>
      <w:r w:rsidR="00D911B0">
        <w:rPr>
          <w:rFonts w:hint="eastAsia"/>
          <w:b w:val="0"/>
          <w:bCs/>
        </w:rPr>
        <w:fldChar w:fldCharType="separate"/>
      </w:r>
      <w:ins w:id="161" w:author="Yongkai Chen" w:date="2025-03-16T11:29:00Z" w16du:dateUtc="2025-03-16T03:29:00Z">
        <w:r w:rsidR="00C8012D" w:rsidRPr="00C8012D">
          <w:rPr>
            <w:rFonts w:cs="Times New Roman"/>
            <w:kern w:val="0"/>
            <w:vertAlign w:val="superscript"/>
            <w:rPrChange w:id="162" w:author="Yongkai Chen" w:date="2025-03-16T11:29:00Z" w16du:dateUtc="2025-03-16T03:29:00Z">
              <w:rPr>
                <w:rFonts w:ascii="Times New Roman" w:hAnsi="Times New Roman" w:cs="Times New Roman"/>
                <w:kern w:val="0"/>
                <w:vertAlign w:val="superscript"/>
              </w:rPr>
            </w:rPrChange>
          </w:rPr>
          <w:t>[32,33]</w:t>
        </w:r>
      </w:ins>
      <w:del w:id="163" w:author="Yongkai Chen" w:date="2025-03-16T11:29:00Z" w16du:dateUtc="2025-03-16T03:29:00Z">
        <w:r w:rsidR="005F12F5" w:rsidRPr="005F12F5" w:rsidDel="00C8012D">
          <w:rPr>
            <w:kern w:val="0"/>
            <w:vertAlign w:val="superscript"/>
          </w:rPr>
          <w:delText>[31,32]</w:delText>
        </w:r>
      </w:del>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5D3A3A">
        <w:rPr>
          <w:noProof/>
          <w:position w:val="-8"/>
        </w:rPr>
        <w:pict w14:anchorId="0AD8A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1pt;height:23.2pt;mso-width-percent:0;mso-height-percent:0;mso-width-percent:0;mso-height-percent:0" equationxml="&lt;?xml version=&quot;1.0&quot; encoding=&quot;UTF-8&quot; standalone=&quot;yes&quot;?&g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lt;?mso-application progid=&quot;Word.Document&quot;?&g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ins w:id="164" w:author="Chen, Yongkai" w:date="2025-03-17T11:04:00Z" w16du:dateUtc="2025-03-17T03:04:00Z">
                <w:rPr>
                  <w:rFonts w:ascii="XITS Math" w:hAnsi="XITS Math" w:cs="XITS Math"/>
                  <w:bCs/>
                  <w:i/>
                </w:rPr>
              </w:ins>
            </m:ctrlPr>
          </m:sSubPr>
          <m:e>
            <m:r>
              <w:ins w:id="165" w:author="Chen, Yongkai" w:date="2025-03-17T11:04:00Z" w16du:dateUtc="2025-03-17T03:04:00Z">
                <m:rPr>
                  <m:sty m:val="bi"/>
                </m:rPr>
                <w:rPr>
                  <w:rFonts w:ascii="XITS Math" w:hAnsi="XITS Math" w:cs="XITS Math"/>
                </w:rPr>
                <m:t>k</m:t>
              </w:ins>
            </m:r>
          </m:e>
          <m:sub>
            <m:r>
              <w:ins w:id="166" w:author="Chen, Yongkai" w:date="2025-03-17T11:04:00Z" w16du:dateUtc="2025-03-17T03:04:00Z">
                <m:rPr>
                  <m:sty m:val="bi"/>
                </m:rPr>
                <w:rPr>
                  <w:rFonts w:ascii="XITS Math" w:hAnsi="XITS Math" w:cs="XITS Math"/>
                </w:rPr>
                <m:t>s</m:t>
              </w:ins>
            </m:r>
          </m:sub>
        </m:sSub>
        <m:sSub>
          <m:sSubPr>
            <m:ctrlPr>
              <w:del w:id="167" w:author="Chen, Yongkai" w:date="2025-03-17T11:04:00Z" w16du:dateUtc="2025-03-17T03:04:00Z">
                <w:rPr>
                  <w:rFonts w:ascii="XITS Math" w:hAnsi="XITS Math" w:cs="XITS Math"/>
                  <w:b w:val="0"/>
                  <w:bCs/>
                  <w:i/>
                </w:rPr>
              </w:del>
            </m:ctrlPr>
          </m:sSubPr>
          <m:e>
            <m:r>
              <w:del w:id="168" w:author="Chen, Yongkai" w:date="2025-03-17T11:04:00Z" w16du:dateUtc="2025-03-17T03:04:00Z">
                <m:rPr>
                  <m:sty m:val="bi"/>
                </m:rPr>
                <w:rPr>
                  <w:rFonts w:ascii="XITS Math" w:hAnsi="XITS Math" w:cs="XITS Math"/>
                  <w:rPrChange w:id="169" w:author="Yongkai Chen" w:date="2025-03-16T16:28:00Z" w16du:dateUtc="2025-03-16T08:28:00Z">
                    <w:rPr>
                      <w:rFonts w:ascii="STIX Math" w:hAnsi="STIX Math" w:cs="STIX Math"/>
                    </w:rPr>
                  </w:rPrChange>
                </w:rPr>
                <m:t>k</m:t>
              </w:del>
            </m:r>
          </m:e>
          <m:sub>
            <m:r>
              <w:del w:id="170" w:author="Chen, Yongkai" w:date="2025-03-17T11:04:00Z" w16du:dateUtc="2025-03-17T03:04:00Z">
                <m:rPr>
                  <m:sty m:val="bi"/>
                </m:rPr>
                <w:rPr>
                  <w:rFonts w:ascii="XITS Math" w:hAnsi="XITS Math" w:cs="XITS Math"/>
                  <w:rPrChange w:id="171" w:author="Yongkai Chen" w:date="2025-03-16T16:28:00Z" w16du:dateUtc="2025-03-16T08:28:00Z">
                    <w:rPr>
                      <w:rFonts w:ascii="STIX Math" w:hAnsi="STIX Math" w:cs="STIX Math"/>
                    </w:rPr>
                  </w:rPrChange>
                </w:rPr>
                <m:t>s</m:t>
              </w:del>
            </m:r>
          </m:sub>
        </m:sSub>
      </m:oMath>
      <w:r w:rsidRPr="00965306">
        <w:rPr>
          <w:rFonts w:hint="eastAsia"/>
          <w:b w:val="0"/>
          <w:bCs/>
        </w:rPr>
        <w:fldChar w:fldCharType="begin"/>
      </w:r>
      <w:r w:rsidRPr="00965306">
        <w:rPr>
          <w:rFonts w:hint="eastAsia"/>
          <w:b w:val="0"/>
          <w:bCs/>
        </w:rPr>
        <w:instrText xml:space="preserve"> QUOTE </w:instrText>
      </w:r>
      <w:r w:rsidR="005D3A3A">
        <w:rPr>
          <w:noProof/>
          <w:position w:val="-8"/>
        </w:rPr>
        <w:pict w14:anchorId="10A433BB">
          <v:shape id="_x0000_i1025" type="#_x0000_t75" alt="" style="width:12.8pt;height:23.2pt;mso-width-percent:0;mso-height-percent:0;mso-width-percent:0;mso-height-percent:0" equationxml="&lt;?xml version=&quot;1.0&quot; encoding=&quot;UTF-8&quot; standalone=&quot;yes&quot;?&g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lt;?mso-application progid=&quot;Word.Document&quot;?&g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sidR="000C4F25">
        <w:rPr>
          <w:rFonts w:hint="eastAsia"/>
          <w:b w:val="0"/>
          <w:bCs/>
        </w:rPr>
        <w:t>相关</w:t>
      </w:r>
      <w:r w:rsidR="00B415B3">
        <w:rPr>
          <w:rFonts w:hint="eastAsia"/>
          <w:b w:val="0"/>
          <w:bCs/>
        </w:rPr>
        <w:t>。</w:t>
      </w:r>
      <w:r w:rsidR="00EF327E" w:rsidRPr="001D6E2E">
        <w:rPr>
          <w:rFonts w:hint="eastAsia"/>
          <w:b w:val="0"/>
          <w:bCs/>
        </w:rPr>
        <w:t>但</w:t>
      </w:r>
      <w:r w:rsidR="0070508F" w:rsidRPr="001D6E2E">
        <w:rPr>
          <w:rFonts w:hint="eastAsia"/>
          <w:b w:val="0"/>
          <w:bCs/>
        </w:rPr>
        <w:t>该函数</w:t>
      </w:r>
      <w:r w:rsidR="001D6E2E" w:rsidRPr="001D6E2E">
        <w:rPr>
          <w:rFonts w:hint="eastAsia"/>
          <w:b w:val="0"/>
          <w:bCs/>
        </w:rPr>
        <w:t>的形式与</w:t>
      </w:r>
      <w:r w:rsidRPr="001D6E2E">
        <w:rPr>
          <w:rFonts w:hint="eastAsia"/>
          <w:b w:val="0"/>
          <w:bCs/>
        </w:rPr>
        <w:t>粗糙元的尺度</w:t>
      </w:r>
      <w:r w:rsidR="00684013" w:rsidRPr="001D6E2E">
        <w:rPr>
          <w:rFonts w:hint="eastAsia"/>
          <w:b w:val="0"/>
          <w:bCs/>
        </w:rPr>
        <w:t>和排列方式</w:t>
      </w:r>
      <w:r w:rsidR="001D6E2E" w:rsidRPr="001D6E2E">
        <w:rPr>
          <w:rFonts w:hint="eastAsia"/>
          <w:b w:val="0"/>
          <w:bCs/>
        </w:rPr>
        <w:t>相关</w:t>
      </w:r>
      <w:r w:rsidR="00FC62C7">
        <w:rPr>
          <w:rFonts w:hint="eastAsia"/>
          <w:b w:val="0"/>
          <w:bCs/>
        </w:rPr>
        <w:t>，其主要原因在于</w:t>
      </w:r>
      <w:r w:rsidR="00FC62C7" w:rsidRPr="00D1709E">
        <w:rPr>
          <w:rFonts w:hint="eastAsia"/>
        </w:rPr>
        <w:t>不同类型粗糙壁</w:t>
      </w:r>
      <w:r w:rsidR="006A69BB">
        <w:rPr>
          <w:rFonts w:hint="eastAsia"/>
        </w:rPr>
        <w:t>产生的局部流动</w:t>
      </w:r>
      <w:r w:rsidR="005177E0">
        <w:rPr>
          <w:rFonts w:hint="eastAsia"/>
        </w:rPr>
        <w:t>对湍流拟序结构的影响</w:t>
      </w:r>
      <w:r w:rsidR="00FC62C7">
        <w:rPr>
          <w:rFonts w:hint="eastAsia"/>
        </w:rPr>
        <w:t>和</w:t>
      </w:r>
      <w:r w:rsidR="005177E0">
        <w:rPr>
          <w:rFonts w:hint="eastAsia"/>
        </w:rPr>
        <w:t>对主流的改变程度</w:t>
      </w:r>
      <w:r w:rsidR="001171D5">
        <w:rPr>
          <w:rFonts w:hint="eastAsia"/>
        </w:rPr>
        <w:t>与</w:t>
      </w:r>
      <w:r w:rsidR="005177E0">
        <w:rPr>
          <w:rFonts w:hint="eastAsia"/>
        </w:rPr>
        <w:t>纵深</w:t>
      </w:r>
      <w:r w:rsidR="008C26D2" w:rsidRPr="00167DC8">
        <w:rPr>
          <w:rFonts w:hint="eastAsia"/>
        </w:rPr>
        <w:t>也呈现显著差异</w:t>
      </w:r>
      <w:r w:rsidR="00AA74B0" w:rsidRPr="00167DC8">
        <w:rPr>
          <w:rFonts w:hint="eastAsia"/>
        </w:rPr>
        <w:t>。</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ins w:id="172" w:author="Yongkai Chen" w:date="2025-03-16T11:29:00Z" w16du:dateUtc="2025-03-16T03:29:00Z">
        <w:r w:rsidR="00C8012D">
          <w:rPr>
            <w:rFonts w:hint="eastAsia"/>
            <w:b w:val="0"/>
            <w:bCs/>
          </w:rPr>
          <w:instrText xml:space="preserve"> ADDIN ZOTERO_ITEM CSL_CITATION {"citationID":"jJ4fz9xb","properties":{"formattedCitation":"\\super [34]\\nosupersub{}","plainCitation":"[34]","noteIndex":0},"citationItems":[{"id":139,"uris":["http://zotero.org/users/13872798/items/8JZXPPIS"],"itemData":{"id":139,"type":"article-journal","container-title":"Journal of Fluid Mechanics","language":"en","source":"Zotero","title":"Rough wall turbulent boundary layers","author":[{"family":"Ae","given":"Perry"},{"family":"Wh","given":"Schofield"},{"family":"Pn","given":"Joubert"}]}}],"schema":"https://github.com/citation-style-language/schema/raw/master/csl-citation.json"} </w:instrText>
        </w:r>
      </w:ins>
      <w:del w:id="173" w:author="Yongkai Chen" w:date="2025-03-16T11:29:00Z" w16du:dateUtc="2025-03-16T03:29:00Z">
        <w:r w:rsidR="005F12F5" w:rsidDel="00C8012D">
          <w:rPr>
            <w:rFonts w:hint="eastAsia"/>
            <w:b w:val="0"/>
            <w:bCs/>
          </w:rPr>
          <w:delInstrText xml:space="preserve"> ADDIN ZOTERO_ITEM CSL_CITATION {"citationID":"jJ4fz9xb","properties":{"formattedCitation":"\\super [33]\\nosupersub{}","plainCitation":"[33]","noteIndex":0},"citationItems":[{"id":297,"uris":["http://zotero.org/users/13872798/items/8JZXPPIS"],"itemData":{"id":297,"type":"article-journal","container-title":"Journal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delInstrText>
        </w:r>
      </w:del>
      <w:r w:rsidR="00784D71">
        <w:rPr>
          <w:rFonts w:hint="eastAsia"/>
          <w:b w:val="0"/>
          <w:bCs/>
        </w:rPr>
        <w:fldChar w:fldCharType="separate"/>
      </w:r>
      <w:ins w:id="174" w:author="Yongkai Chen" w:date="2025-03-16T11:29:00Z" w16du:dateUtc="2025-03-16T03:29:00Z">
        <w:r w:rsidR="00C8012D" w:rsidRPr="00C8012D">
          <w:rPr>
            <w:rFonts w:cs="Times New Roman"/>
            <w:kern w:val="0"/>
            <w:vertAlign w:val="superscript"/>
            <w:rPrChange w:id="175" w:author="Yongkai Chen" w:date="2025-03-16T11:29:00Z" w16du:dateUtc="2025-03-16T03:29:00Z">
              <w:rPr>
                <w:rFonts w:ascii="Times New Roman" w:hAnsi="Times New Roman" w:cs="Times New Roman"/>
                <w:kern w:val="0"/>
                <w:vertAlign w:val="superscript"/>
              </w:rPr>
            </w:rPrChange>
          </w:rPr>
          <w:t>[34]</w:t>
        </w:r>
      </w:ins>
      <w:del w:id="176" w:author="Yongkai Chen" w:date="2025-03-16T11:29:00Z" w16du:dateUtc="2025-03-16T03:29:00Z">
        <w:r w:rsidR="005F12F5" w:rsidRPr="005F12F5" w:rsidDel="00C8012D">
          <w:rPr>
            <w:kern w:val="0"/>
            <w:vertAlign w:val="superscript"/>
          </w:rPr>
          <w:delText>[33]</w:delText>
        </w:r>
      </w:del>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ins w:id="177" w:author="Yongkai Chen" w:date="2025-03-16T11:29:00Z" w16du:dateUtc="2025-03-16T03:29:00Z">
        <w:r w:rsidR="00C8012D">
          <w:rPr>
            <w:rFonts w:hint="eastAsia"/>
            <w:b w:val="0"/>
            <w:bCs/>
          </w:rPr>
          <w:instrText xml:space="preserve"> ADDIN ZOTERO_ITEM CSL_CITATION {"citationID":"ijzo3sdj","properties":{"formattedCitation":"\\super [35]\\nosupersub{}","plainCitation":"[35]","noteIndex":0},"citationItems":[{"id":138,"uris":["http://zotero.org/users/13872798/items/K3V4AFFN"],"itemData":</w:instrText>
        </w:r>
        <w:r w:rsidR="00C8012D">
          <w:rPr>
            <w:b w:val="0"/>
            <w:bCs/>
          </w:rPr>
          <w:instrText xml:space="preserve">{"id":138,"type":"article-journal","abstract":"A series of experiments was undertaken to assess fully rough turbulent subcritical ﬂow over two-dimensional transverse repeated-rib roughness of varying spacing </w:instrText>
        </w:r>
        <w:r w:rsidR="00C8012D">
          <w:rPr>
            <w:rFonts w:cs="Times New Roman Bold"/>
            <w:b w:val="0"/>
            <w:bCs/>
          </w:rPr>
          <w:instrText>␭</w:instrText>
        </w:r>
        <w:r w:rsidR="00C8012D">
          <w:rPr>
            <w:b w:val="0"/>
            <w:bCs/>
          </w:rPr>
          <w:instrText xml:space="preserve"> / h = 1 </w:instrText>
        </w:r>
        <w:r w:rsidR="00C8012D">
          <w:rPr>
            <w:rFonts w:hint="eastAsia"/>
            <w:b w:val="0"/>
            <w:bCs/>
          </w:rPr>
          <w:instrText>–</w:instrText>
        </w:r>
        <w:r w:rsidR="00C8012D">
          <w:rPr>
            <w:b w:val="0"/>
            <w:bCs/>
          </w:rPr>
          <w:instrText xml:space="preserve"> 16 ͑roughness spacing/height ratio͒, with h / H = 0.09 ͑roughness height/ﬂow depth͒. Each of the 11 experiments involved centerline measurements of three-dimensional velocity vectors, water surface proﬁles, and bed pressures and forces. The structure of ﬂow over rib roughness consists of a pair of principal vortices of opposite sign set up by the ribs. These vortices are superimposed on an overall double- ͑time and space͒-averaged velocity proﬁle that is ͑quasi-͒ logarithmic above roughness tops, and that below roughness tops changes with increasing rib spacing from exponential ͑</w:instrText>
        </w:r>
        <w:r w:rsidR="00C8012D">
          <w:rPr>
            <w:rFonts w:cs="Times New Roman Bold"/>
            <w:b w:val="0"/>
            <w:bCs/>
          </w:rPr>
          <w:instrText>␭</w:instrText>
        </w:r>
        <w:r w:rsidR="00C8012D">
          <w:rPr>
            <w:b w:val="0"/>
            <w:bCs/>
          </w:rPr>
          <w:instrText xml:space="preserve"> / h Ͻ 10͒ to linear ͑</w:instrText>
        </w:r>
        <w:r w:rsidR="00C8012D">
          <w:rPr>
            <w:rFonts w:cs="Times New Roman Bold"/>
            <w:b w:val="0"/>
            <w:bCs/>
          </w:rPr>
          <w:instrText>␭</w:instrText>
        </w:r>
        <w:r w:rsidR="00C8012D">
          <w:rPr>
            <w:b w:val="0"/>
            <w:bCs/>
          </w:rPr>
          <w:instrText xml:space="preserve"> / h Ն 10͒ to logarithmic ͑</w:instrText>
        </w:r>
        <w:r w:rsidR="00C8012D">
          <w:rPr>
            <w:rFonts w:cs="Times New Roman Bold"/>
            <w:b w:val="0"/>
            <w:bCs/>
          </w:rPr>
          <w:instrText>␭</w:instrText>
        </w:r>
        <w:r w:rsidR="00C8012D">
          <w:rPr>
            <w:b w:val="0"/>
            <w:bCs/>
          </w:rPr>
          <w:instrText xml:space="preserve"> / h 10</w:instrText>
        </w:r>
        <w:r w:rsidR="00C8012D">
          <w:rPr>
            <w:rFonts w:cs="Times New Roman Bold"/>
            <w:b w:val="0"/>
            <w:bCs/>
          </w:rPr>
          <w:instrText>͒</w:instrText>
        </w:r>
        <w:r w:rsidR="00C8012D">
          <w:rPr>
            <w:b w:val="0"/>
            <w:bCs/>
          </w:rPr>
          <w:instrText>. The measured double-averaged velocity pro</w:instrText>
        </w:r>
        <w:r w:rsidR="00C8012D">
          <w:rPr>
            <w:rFonts w:cs="Times New Roman Bold"/>
            <w:b w:val="0"/>
            <w:bCs/>
          </w:rPr>
          <w:instrText>ﬁ</w:instrText>
        </w:r>
        <w:r w:rsidR="00C8012D">
          <w:rPr>
            <w:b w:val="0"/>
            <w:bCs/>
          </w:rPr>
          <w:instrText>les are parameterized herein, and double-averaged Reynolds and form-induced stress pro</w:instrText>
        </w:r>
        <w:r w:rsidR="00C8012D">
          <w:rPr>
            <w:rFonts w:cs="Times New Roman Bold"/>
            <w:b w:val="0"/>
            <w:bCs/>
          </w:rPr>
          <w:instrText>ﬁ</w:instrText>
        </w:r>
        <w:r w:rsidR="00C8012D">
          <w:rPr>
            <w:b w:val="0"/>
            <w:bCs/>
          </w:rPr>
          <w:instrText>les and trends are also identi</w:instrText>
        </w:r>
        <w:r w:rsidR="00C8012D">
          <w:rPr>
            <w:rFonts w:cs="Times New Roman Bold"/>
            <w:b w:val="0"/>
            <w:bCs/>
          </w:rPr>
          <w:instrText>ﬁ</w:instrText>
        </w:r>
        <w:r w:rsidR="00C8012D">
          <w:rPr>
            <w:b w:val="0"/>
            <w:bCs/>
          </w:rPr>
          <w:instrText xml:space="preserve">ed. Maximum drag due to wall roughness is found to occur for </w:instrText>
        </w:r>
        <w:r w:rsidR="00C8012D">
          <w:rPr>
            <w:rFonts w:cs="Times New Roman Bold"/>
            <w:b w:val="0"/>
            <w:bCs/>
          </w:rPr>
          <w:instrText>␭</w:instrText>
        </w:r>
        <w:r w:rsidR="00C8012D">
          <w:rPr>
            <w:b w:val="0"/>
            <w:bCs/>
          </w:rPr>
          <w:instrText xml:space="preserve"> / h Ϸ 8. The experimentally determined momentum balance, including effects of secondary currents and ﬂow acceleration, is found to agree well with theoretical expectations. It is shown that the knowledge of the effects of form-induced stresses, secondary currents, and ﬂow nonuniformity may be particularly important for describing and modeling ﬂows over roughness elements.","container-title":"Journal of Engineering Mechanics","DOI":"10.</w:instrText>
        </w:r>
        <w:r w:rsidR="00C8012D">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ins>
      <w:del w:id="178" w:author="Yongkai Chen" w:date="2025-03-16T11:29:00Z" w16du:dateUtc="2025-03-16T03:29:00Z">
        <w:r w:rsidR="005F12F5" w:rsidDel="00C8012D">
          <w:rPr>
            <w:rFonts w:hint="eastAsia"/>
            <w:b w:val="0"/>
            <w:bCs/>
          </w:rPr>
          <w:delInstrText xml:space="preserve"> ADDIN ZOTERO_ITEM CSL_CITATION {"citationID":"ijzo3sdj","properties":{"formattedCitation":"\\super [34]\\nosupersub{}","plainCitation":"[34]","noteIndex":0},"citationItems":[{"id":299,"uris":["http://zotero.org/users/13872798/items/K3V4AFFN"],"itemData":</w:delInstrText>
        </w:r>
        <w:r w:rsidR="005F12F5" w:rsidDel="00C8012D">
          <w:rPr>
            <w:b w:val="0"/>
            <w:bCs/>
          </w:rPr>
          <w:delInstrText xml:space="preserve">{"id":299,"type":"article-journal","abstract":"A series of experiments was undertaken to assess fully rough turbulent subcritical </w:delInstrText>
        </w:r>
        <w:r w:rsidR="005F12F5" w:rsidDel="00C8012D">
          <w:rPr>
            <w:rFonts w:ascii="Times New Roman" w:hAnsi="Times New Roman" w:cs="Times New Roman"/>
            <w:b w:val="0"/>
            <w:bCs/>
          </w:rPr>
          <w:delInstrText>ﬂ</w:delInstrText>
        </w:r>
        <w:r w:rsidR="005F12F5" w:rsidDel="00C8012D">
          <w:rPr>
            <w:b w:val="0"/>
            <w:bCs/>
          </w:rPr>
          <w:delInstrText xml:space="preserve">ow over two-dimensional transverse repeated-rib roughness of varying spacing ␭ / h = 1 </w:delInstrText>
        </w:r>
        <w:r w:rsidR="005F12F5" w:rsidDel="00C8012D">
          <w:rPr>
            <w:rFonts w:hint="eastAsia"/>
            <w:b w:val="0"/>
            <w:bCs/>
          </w:rPr>
          <w:delInstrText>–</w:delInstrText>
        </w:r>
        <w:r w:rsidR="005F12F5" w:rsidDel="00C8012D">
          <w:rPr>
            <w:b w:val="0"/>
            <w:bCs/>
          </w:rPr>
          <w:delInstrText xml:space="preserve"> 16 ͑roughness spacing/height ratio͒, with h / H = 0.09 ͑roughness height/</w:delInstrText>
        </w:r>
        <w:r w:rsidR="005F12F5" w:rsidDel="00C8012D">
          <w:rPr>
            <w:rFonts w:ascii="Times New Roman" w:hAnsi="Times New Roman" w:cs="Times New Roman"/>
            <w:b w:val="0"/>
            <w:bCs/>
          </w:rPr>
          <w:delInstrText>ﬂ</w:delInstrText>
        </w:r>
        <w:r w:rsidR="005F12F5" w:rsidDel="00C8012D">
          <w:rPr>
            <w:b w:val="0"/>
            <w:bCs/>
          </w:rPr>
          <w:delInstrText>ow depth͒. Each of the 11 experiments involved centerline measurements of three-dimensional velocity vectors, water surface pro</w:delInstrText>
        </w:r>
        <w:r w:rsidR="005F12F5" w:rsidDel="00C8012D">
          <w:rPr>
            <w:rFonts w:ascii="Times New Roman" w:hAnsi="Times New Roman" w:cs="Times New Roman"/>
            <w:b w:val="0"/>
            <w:bCs/>
          </w:rPr>
          <w:delInstrText>ﬁ</w:delInstrText>
        </w:r>
        <w:r w:rsidR="005F12F5" w:rsidDel="00C8012D">
          <w:rPr>
            <w:b w:val="0"/>
            <w:bCs/>
          </w:rPr>
          <w:delInstrText xml:space="preserve">les, and bed pressures and forces. The structure of </w:delInstrText>
        </w:r>
        <w:r w:rsidR="005F12F5" w:rsidDel="00C8012D">
          <w:rPr>
            <w:rFonts w:ascii="Times New Roman" w:hAnsi="Times New Roman" w:cs="Times New Roman"/>
            <w:b w:val="0"/>
            <w:bCs/>
          </w:rPr>
          <w:delInstrText>ﬂ</w:delInstrText>
        </w:r>
        <w:r w:rsidR="005F12F5" w:rsidDel="00C8012D">
          <w:rPr>
            <w:b w:val="0"/>
            <w:bCs/>
          </w:rPr>
          <w:delInstrText>ow over rib roughness consists of a pair of principal vortices of opposite sign set up by the ribs. These vortices are superimposed on an overall double- ͑time and space͒-averaged velocity pro</w:delInstrText>
        </w:r>
        <w:r w:rsidR="005F12F5" w:rsidDel="00C8012D">
          <w:rPr>
            <w:rFonts w:ascii="Times New Roman" w:hAnsi="Times New Roman" w:cs="Times New Roman"/>
            <w:b w:val="0"/>
            <w:bCs/>
          </w:rPr>
          <w:delInstrText>ﬁ</w:delInstrText>
        </w:r>
        <w:r w:rsidR="005F12F5" w:rsidDel="00C8012D">
          <w:rPr>
            <w:b w:val="0"/>
            <w:bCs/>
          </w:rPr>
          <w:delInstrText>le that is ͑quasi-͒ logarithmic above roughness tops, and that below roughness tops changes with increasing rib spacing from exponential ͑␭ / h Ͻ 10͒ to linear ͑␭ / h Ն 10͒ to logarithmic ͑␭ / h 10͒. The measured double-averaged velocity pro</w:delInstrText>
        </w:r>
        <w:r w:rsidR="005F12F5" w:rsidDel="00C8012D">
          <w:rPr>
            <w:rFonts w:ascii="Times New Roman" w:hAnsi="Times New Roman" w:cs="Times New Roman"/>
            <w:b w:val="0"/>
            <w:bCs/>
          </w:rPr>
          <w:delInstrText>ﬁ</w:delInstrText>
        </w:r>
        <w:r w:rsidR="005F12F5" w:rsidDel="00C8012D">
          <w:rPr>
            <w:b w:val="0"/>
            <w:bCs/>
          </w:rPr>
          <w:delInstrText>les are parameterized herein, and double-averaged Reynolds and form-induced stress pro</w:delInstrText>
        </w:r>
        <w:r w:rsidR="005F12F5" w:rsidDel="00C8012D">
          <w:rPr>
            <w:rFonts w:ascii="Times New Roman" w:hAnsi="Times New Roman" w:cs="Times New Roman"/>
            <w:b w:val="0"/>
            <w:bCs/>
          </w:rPr>
          <w:delInstrText>ﬁ</w:delInstrText>
        </w:r>
        <w:r w:rsidR="005F12F5" w:rsidDel="00C8012D">
          <w:rPr>
            <w:b w:val="0"/>
            <w:bCs/>
          </w:rPr>
          <w:delInstrText>les and trends are also identi</w:delInstrText>
        </w:r>
        <w:r w:rsidR="005F12F5" w:rsidDel="00C8012D">
          <w:rPr>
            <w:rFonts w:ascii="Times New Roman" w:hAnsi="Times New Roman" w:cs="Times New Roman"/>
            <w:b w:val="0"/>
            <w:bCs/>
          </w:rPr>
          <w:delInstrText>ﬁ</w:delInstrText>
        </w:r>
        <w:r w:rsidR="005F12F5" w:rsidDel="00C8012D">
          <w:rPr>
            <w:b w:val="0"/>
            <w:bCs/>
          </w:rPr>
          <w:delInstrText xml:space="preserve">ed. Maximum drag due to wall roughness is found to occur for ␭ / h Ϸ 8. The experimentally determined momentum balance, including effects of secondary currents and </w:delInstrText>
        </w:r>
        <w:r w:rsidR="005F12F5" w:rsidDel="00C8012D">
          <w:rPr>
            <w:rFonts w:ascii="Times New Roman" w:hAnsi="Times New Roman" w:cs="Times New Roman"/>
            <w:b w:val="0"/>
            <w:bCs/>
          </w:rPr>
          <w:delInstrText>ﬂ</w:delInstrText>
        </w:r>
        <w:r w:rsidR="005F12F5" w:rsidDel="00C8012D">
          <w:rPr>
            <w:b w:val="0"/>
            <w:bCs/>
          </w:rPr>
          <w:delInstrText xml:space="preserve">ow acceleration, is found to agree well with theoretical expectations. It is shown that the knowledge of the effects of form-induced stresses, secondary currents, and </w:delInstrText>
        </w:r>
        <w:r w:rsidR="005F12F5" w:rsidDel="00C8012D">
          <w:rPr>
            <w:rFonts w:ascii="Times New Roman" w:hAnsi="Times New Roman" w:cs="Times New Roman"/>
            <w:b w:val="0"/>
            <w:bCs/>
          </w:rPr>
          <w:delInstrText>ﬂ</w:delInstrText>
        </w:r>
        <w:r w:rsidR="005F12F5" w:rsidDel="00C8012D">
          <w:rPr>
            <w:b w:val="0"/>
            <w:bCs/>
          </w:rPr>
          <w:delInstrText xml:space="preserve">ow nonuniformity may be particularly important for describing and modeling </w:delInstrText>
        </w:r>
        <w:r w:rsidR="005F12F5" w:rsidDel="00C8012D">
          <w:rPr>
            <w:rFonts w:ascii="Times New Roman" w:hAnsi="Times New Roman" w:cs="Times New Roman"/>
            <w:b w:val="0"/>
            <w:bCs/>
          </w:rPr>
          <w:delInstrText>ﬂ</w:delInstrText>
        </w:r>
        <w:r w:rsidR="005F12F5" w:rsidDel="00C8012D">
          <w:rPr>
            <w:b w:val="0"/>
            <w:bCs/>
          </w:rPr>
          <w:delInstrText>ows over roughness elements.","container-title":"Journal of Engineering Mechanics","DOI":"10.</w:delInstrText>
        </w:r>
        <w:r w:rsidR="005F12F5" w:rsidDel="00C8012D">
          <w:rPr>
            <w:rFonts w:hint="eastAsia"/>
            <w:b w:val="0"/>
            <w:bCs/>
          </w:rPr>
          <w:del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delInstrText>
        </w:r>
      </w:del>
      <w:r w:rsidR="00291597" w:rsidRPr="00C31819">
        <w:rPr>
          <w:rFonts w:hint="eastAsia"/>
          <w:b w:val="0"/>
          <w:bCs/>
        </w:rPr>
        <w:fldChar w:fldCharType="separate"/>
      </w:r>
      <w:ins w:id="179" w:author="Yongkai Chen" w:date="2025-03-16T11:29:00Z" w16du:dateUtc="2025-03-16T03:29:00Z">
        <w:r w:rsidR="00C8012D" w:rsidRPr="00C8012D">
          <w:rPr>
            <w:rFonts w:cs="Times New Roman"/>
            <w:kern w:val="0"/>
            <w:vertAlign w:val="superscript"/>
            <w:rPrChange w:id="180" w:author="Yongkai Chen" w:date="2025-03-16T11:29:00Z" w16du:dateUtc="2025-03-16T03:29:00Z">
              <w:rPr>
                <w:rFonts w:ascii="Times New Roman" w:hAnsi="Times New Roman" w:cs="Times New Roman"/>
                <w:kern w:val="0"/>
                <w:vertAlign w:val="superscript"/>
              </w:rPr>
            </w:rPrChange>
          </w:rPr>
          <w:t>[35]</w:t>
        </w:r>
      </w:ins>
      <w:del w:id="181" w:author="Yongkai Chen" w:date="2025-03-16T11:29:00Z" w16du:dateUtc="2025-03-16T03:29:00Z">
        <w:r w:rsidR="005F12F5" w:rsidRPr="005F12F5" w:rsidDel="00C8012D">
          <w:rPr>
            <w:kern w:val="0"/>
            <w:vertAlign w:val="superscript"/>
          </w:rPr>
          <w:delText>[34]</w:delText>
        </w:r>
      </w:del>
      <w:r w:rsidR="00291597" w:rsidRPr="00C31819">
        <w:rPr>
          <w:rFonts w:hint="eastAsia"/>
          <w:b w:val="0"/>
          <w:bCs/>
        </w:rPr>
        <w:fldChar w:fldCharType="end"/>
      </w:r>
      <w:r w:rsidR="00291597">
        <w:rPr>
          <w:rFonts w:hint="eastAsia"/>
          <w:b w:val="0"/>
          <w:bCs/>
        </w:rPr>
        <w:t>等人</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型粗糙的特点</w:t>
      </w:r>
      <w:r w:rsidR="001F4484">
        <w:rPr>
          <w:rFonts w:hint="eastAsia"/>
          <w:b w:val="0"/>
          <w:bCs/>
        </w:rPr>
        <w:t>：</w:t>
      </w:r>
      <w:r w:rsidR="005B4B2A">
        <w:rPr>
          <w:rFonts w:hint="eastAsia"/>
          <w:b w:val="0"/>
          <w:bCs/>
        </w:rPr>
        <w:t>三种类型</w:t>
      </w:r>
      <w:r w:rsidR="00A82940">
        <w:rPr>
          <w:rFonts w:hint="eastAsia"/>
          <w:b w:val="0"/>
          <w:bCs/>
        </w:rPr>
        <w:t>粗糙元之间的凹陷区流动均存在</w:t>
      </w:r>
      <w:r w:rsidR="00372F3D">
        <w:rPr>
          <w:rFonts w:hint="eastAsia"/>
          <w:b w:val="0"/>
          <w:bCs/>
        </w:rPr>
        <w:t>局部</w:t>
      </w:r>
      <w:r w:rsidR="00A82940">
        <w:rPr>
          <w:rFonts w:hint="eastAsia"/>
          <w:b w:val="0"/>
          <w:bCs/>
        </w:rPr>
        <w:t>涡流，其</w:t>
      </w:r>
      <w:r w:rsidR="00372F3D">
        <w:rPr>
          <w:rFonts w:hint="eastAsia"/>
          <w:b w:val="0"/>
          <w:bCs/>
        </w:rPr>
        <w:t>尺度</w:t>
      </w:r>
      <w:r w:rsidR="00A82940">
        <w:rPr>
          <w:rFonts w:hint="eastAsia"/>
          <w:b w:val="0"/>
          <w:bCs/>
        </w:rPr>
        <w:t>依次减小，</w:t>
      </w:r>
      <w:r w:rsidR="00372F3D">
        <w:rPr>
          <w:rFonts w:hint="eastAsia"/>
          <w:b w:val="0"/>
          <w:bCs/>
        </w:rPr>
        <w:t>凹陷区流</w:t>
      </w:r>
      <w:r w:rsidR="00A82940">
        <w:rPr>
          <w:rFonts w:hint="eastAsia"/>
          <w:b w:val="0"/>
          <w:bCs/>
        </w:rPr>
        <w:t>动与主流的交互</w:t>
      </w:r>
      <w:r w:rsidR="00F9283E">
        <w:rPr>
          <w:rFonts w:hint="eastAsia"/>
          <w:b w:val="0"/>
          <w:bCs/>
        </w:rPr>
        <w:t>程度</w:t>
      </w:r>
      <w:r w:rsidR="00291597">
        <w:rPr>
          <w:rFonts w:hint="eastAsia"/>
          <w:b w:val="0"/>
          <w:bCs/>
        </w:rPr>
        <w:t>依次加大</w:t>
      </w:r>
      <w:r w:rsidR="00A101AC">
        <w:rPr>
          <w:rFonts w:hint="eastAsia"/>
          <w:b w:val="0"/>
          <w:bCs/>
        </w:rPr>
        <w:t>，</w:t>
      </w:r>
      <m:oMath>
        <m:sSub>
          <m:sSubPr>
            <m:ctrlPr>
              <w:ins w:id="182" w:author="Chen, Yongkai" w:date="2025-03-17T11:04:00Z" w16du:dateUtc="2025-03-17T03:04:00Z">
                <w:rPr>
                  <w:rFonts w:ascii="XITS Math" w:hAnsi="XITS Math" w:cs="XITS Math"/>
                  <w:bCs/>
                  <w:i/>
                </w:rPr>
              </w:ins>
            </m:ctrlPr>
          </m:sSubPr>
          <m:e>
            <m:r>
              <w:ins w:id="183" w:author="Chen, Yongkai" w:date="2025-03-17T11:04:00Z" w16du:dateUtc="2025-03-17T03:04:00Z">
                <m:rPr>
                  <m:sty m:val="bi"/>
                </m:rPr>
                <w:rPr>
                  <w:rFonts w:ascii="XITS Math" w:hAnsi="XITS Math" w:cs="XITS Math"/>
                </w:rPr>
                <m:t>k</m:t>
              </w:ins>
            </m:r>
          </m:e>
          <m:sub>
            <m:r>
              <w:ins w:id="184" w:author="Chen, Yongkai" w:date="2025-03-17T11:04:00Z" w16du:dateUtc="2025-03-17T03:04:00Z">
                <m:rPr>
                  <m:sty m:val="bi"/>
                </m:rPr>
                <w:rPr>
                  <w:rFonts w:ascii="XITS Math" w:hAnsi="XITS Math" w:cs="XITS Math"/>
                </w:rPr>
                <m:t>s</m:t>
              </w:ins>
            </m:r>
          </m:sub>
        </m:sSub>
        <m:sSub>
          <m:sSubPr>
            <m:ctrlPr>
              <w:del w:id="185" w:author="Chen, Yongkai" w:date="2025-03-17T11:04:00Z" w16du:dateUtc="2025-03-17T03:04:00Z">
                <w:rPr>
                  <w:rFonts w:ascii="XITS Math" w:hAnsi="XITS Math" w:cs="XITS Math"/>
                  <w:b w:val="0"/>
                  <w:bCs/>
                  <w:i/>
                </w:rPr>
              </w:del>
            </m:ctrlPr>
          </m:sSubPr>
          <m:e>
            <m:r>
              <w:del w:id="186" w:author="Chen, Yongkai" w:date="2025-03-17T11:04:00Z" w16du:dateUtc="2025-03-17T03:04:00Z">
                <m:rPr>
                  <m:sty m:val="bi"/>
                </m:rPr>
                <w:rPr>
                  <w:rFonts w:ascii="XITS Math" w:hAnsi="XITS Math" w:cs="XITS Math"/>
                  <w:rPrChange w:id="187" w:author="Yongkai Chen" w:date="2025-03-16T16:28:00Z" w16du:dateUtc="2025-03-16T08:28:00Z">
                    <w:rPr>
                      <w:rFonts w:ascii="STIX Math" w:hAnsi="STIX Math" w:cs="STIX Math"/>
                    </w:rPr>
                  </w:rPrChange>
                </w:rPr>
                <m:t>k</m:t>
              </w:del>
            </m:r>
          </m:e>
          <m:sub>
            <m:r>
              <w:del w:id="188" w:author="Chen, Yongkai" w:date="2025-03-17T11:04:00Z" w16du:dateUtc="2025-03-17T03:04:00Z">
                <m:rPr>
                  <m:sty m:val="bi"/>
                </m:rPr>
                <w:rPr>
                  <w:rFonts w:ascii="XITS Math" w:hAnsi="XITS Math" w:cs="XITS Math"/>
                  <w:rPrChange w:id="189" w:author="Yongkai Chen" w:date="2025-03-16T16:28:00Z" w16du:dateUtc="2025-03-16T08:28:00Z">
                    <w:rPr>
                      <w:rFonts w:ascii="STIX Math" w:hAnsi="STIX Math" w:cs="STIX Math"/>
                    </w:rPr>
                  </w:rPrChange>
                </w:rPr>
                <m:t>s</m:t>
              </w:del>
            </m:r>
          </m:sub>
        </m:sSub>
      </m:oMath>
      <w:r w:rsidR="005B133E">
        <w:rPr>
          <w:rFonts w:hint="eastAsia"/>
          <w:b w:val="0"/>
          <w:bCs/>
        </w:rPr>
        <w:t>的关联</w:t>
      </w:r>
      <w:r w:rsidR="007E4FE4">
        <w:rPr>
          <w:rFonts w:hint="eastAsia"/>
          <w:b w:val="0"/>
          <w:bCs/>
        </w:rPr>
        <w:t>特征尺度</w:t>
      </w:r>
      <w:r w:rsidR="008C719F">
        <w:rPr>
          <w:rFonts w:hint="eastAsia"/>
          <w:b w:val="0"/>
          <w:bCs/>
        </w:rPr>
        <w:t>逐渐</w:t>
      </w:r>
      <w:r w:rsidR="002F4877">
        <w:rPr>
          <w:rFonts w:hint="eastAsia"/>
          <w:b w:val="0"/>
          <w:bCs/>
        </w:rPr>
        <w:t>从边界层厚度</w:t>
      </w:r>
      <m:oMath>
        <m:r>
          <w:ins w:id="190" w:author="Chen, Yongkai" w:date="2025-03-17T11:04:00Z" w16du:dateUtc="2025-03-17T03:04:00Z">
            <w:rPr>
              <w:rFonts w:ascii="XITS Math" w:hAnsi="XITS Math" w:cs="XITS Math"/>
            </w:rPr>
            <m:t>δ</m:t>
          </w:ins>
        </m:r>
        <m:r>
          <w:del w:id="191" w:author="Chen, Yongkai" w:date="2025-03-17T11:04:00Z" w16du:dateUtc="2025-03-17T03:04:00Z">
            <m:rPr>
              <m:sty m:val="bi"/>
            </m:rPr>
            <w:rPr>
              <w:rFonts w:ascii="XITS Math" w:hAnsi="XITS Math" w:cs="XITS Math"/>
            </w:rPr>
            <m:t>δ</m:t>
          </w:del>
        </m:r>
      </m:oMath>
      <w:r w:rsidR="002F4877">
        <w:rPr>
          <w:rFonts w:hint="eastAsia"/>
          <w:b w:val="0"/>
          <w:bCs/>
        </w:rPr>
        <w:t>转变为粗糙</w:t>
      </w:r>
      <w:r w:rsidR="008C719F">
        <w:rPr>
          <w:rFonts w:hint="eastAsia"/>
          <w:b w:val="0"/>
          <w:bCs/>
        </w:rPr>
        <w:t>元的</w:t>
      </w:r>
      <w:r w:rsidR="002F4877">
        <w:rPr>
          <w:rFonts w:hint="eastAsia"/>
          <w:b w:val="0"/>
          <w:bCs/>
        </w:rPr>
        <w:t>特征高度</w:t>
      </w:r>
      <m:oMath>
        <m:r>
          <w:ins w:id="192" w:author="Chen, Yongkai" w:date="2025-03-17T11:04:00Z" w16du:dateUtc="2025-03-17T03:04:00Z">
            <w:rPr>
              <w:rFonts w:ascii="XITS Math" w:hAnsi="XITS Math" w:cs="XITS Math"/>
            </w:rPr>
            <m:t>k</m:t>
          </w:ins>
        </m:r>
        <m:r>
          <w:del w:id="193" w:author="Chen, Yongkai" w:date="2025-03-17T11:04:00Z" w16du:dateUtc="2025-03-17T03:04:00Z">
            <m:rPr>
              <m:sty m:val="bi"/>
            </m:rPr>
            <w:rPr>
              <w:rFonts w:ascii="XITS Math" w:hAnsi="XITS Math" w:cs="XITS Math"/>
              <w:rPrChange w:id="194" w:author="Yongkai Chen" w:date="2025-03-16T16:28:00Z" w16du:dateUtc="2025-03-16T08:28:00Z">
                <w:rPr>
                  <w:rFonts w:ascii="STIX Math" w:hAnsi="STIX Math" w:cs="STIX Math"/>
                </w:rPr>
              </w:rPrChange>
            </w:rPr>
            <m:t>k</m:t>
          </w:del>
        </m:r>
      </m:oMath>
      <w:r w:rsidR="002F4877">
        <w:rPr>
          <w:rFonts w:hint="eastAsia"/>
          <w:b w:val="0"/>
          <w:bCs/>
        </w:rPr>
        <w:t>。</w:t>
      </w:r>
      <w:r w:rsidR="00DA4D7D">
        <w:rPr>
          <w:rFonts w:hint="eastAsia"/>
          <w:b w:val="0"/>
          <w:bCs/>
        </w:rPr>
        <w:t>但有部分</w:t>
      </w:r>
      <w:r w:rsidR="00733CA6">
        <w:rPr>
          <w:rFonts w:hint="eastAsia"/>
          <w:b w:val="0"/>
          <w:bCs/>
        </w:rPr>
        <w:t>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ins w:id="195" w:author="Yongkai Chen" w:date="2025-03-16T11:29:00Z" w16du:dateUtc="2025-03-16T03:29:00Z">
        <w:r w:rsidR="00C8012D">
          <w:rPr>
            <w:rFonts w:hint="eastAsia"/>
            <w:b w:val="0"/>
            <w:bCs/>
          </w:rPr>
          <w:instrText xml:space="preserve"> ADDIN ZOTERO_ITEM CSL_CITATION {"citationID":"avknv1su1v","properties":{"formattedCitation":"\\super [2,31]\\nosupersub{}","plainCitation":"[2,31]","noteIndex":0},"citationItems":[{"id":230,"uris":["http://zotero.org/users/13872798/items/BH4YEPXQ"],"item</w:instrText>
        </w:r>
        <w:r w:rsidR="00C8012D">
          <w:rPr>
            <w:b w:val="0"/>
            <w:bCs/>
          </w:rPr>
          <w:instrText>Data":{"id":230,"type":"article-journal","abstract":"▪ Abstract We review the experimental evidence on turbulent flows over rough walls. Two parameters are important: the roughness Reynolds number [Formula: see text], which measures the effect of the roug</w:instrText>
        </w:r>
        <w:r w:rsidR="00C8012D">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C8012D">
          <w:rPr>
            <w:b w:val="0"/>
            <w:bCs/>
          </w:rPr>
          <w:instrText xml:space="preserve">etry. Riblets and other drag-reducing cases belong to this regime. In flows with </w:instrText>
        </w:r>
        <w:r w:rsidR="00C8012D">
          <w:rPr>
            <w:rFonts w:hint="eastAsia"/>
            <w:b w:val="0"/>
            <w:bCs/>
          </w:rPr>
          <w:instrText>δ</w:instrText>
        </w:r>
        <w:r w:rsidR="00C8012D">
          <w:rPr>
            <w:b w:val="0"/>
            <w:bCs/>
          </w:rPr>
          <w:instrText xml:space="preserve">/k </w:instrText>
        </w:r>
        <w:r w:rsidR="00C8012D">
          <w:rPr>
            <w:rFonts w:ascii="Cambria Math" w:hAnsi="Cambria Math" w:cs="Cambria Math"/>
            <w:b w:val="0"/>
            <w:bCs/>
          </w:rPr>
          <w:instrText>≲</w:instrText>
        </w:r>
        <w:r w:rsidR="00C8012D">
          <w:rPr>
            <w:b w:val="0"/>
            <w:bCs/>
          </w:rPr>
          <w:instrText xml:space="preserve"> 50, the effect of the roughness extends across the boundary layer, and is also variable. There is little left of the original wall-flow dynamics in these flows, which c</w:instrText>
        </w:r>
        <w:r w:rsidR="00C8012D">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C8012D">
          <w:rPr>
            <w:rFonts w:hint="eastAsia"/>
            <w:b w:val="0"/>
            <w:bCs/>
          </w:rPr>
          <w:instrText>é</w:instrText>
        </w:r>
        <w:r w:rsidR="00C8012D">
          <w:rPr>
            <w:rFonts w:hint="eastAsia"/>
            <w:b w:val="0"/>
            <w:bCs/>
          </w:rPr>
          <w:instrText>nez","given":"Javier"}],"issue</w:instrText>
        </w:r>
        <w:r w:rsidR="00C8012D">
          <w:rPr>
            <w:b w:val="0"/>
            <w:bCs/>
          </w:rPr>
          <w:instrText>d":{"date-parts":[["2004",1,21]]}}},{"id":144,"uris":["http://zotero.org/users/13872798/items/QRCBG4HE"],"itemData":{"id":144,"type":"article-journal","abstract":"Surface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w:instrText>
        </w:r>
        <w:r w:rsidR="00C8012D">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ins>
      <w:del w:id="196" w:author="Yongkai Chen" w:date="2025-03-16T11:29:00Z" w16du:dateUtc="2025-03-16T03:29:00Z">
        <w:r w:rsidR="005F12F5" w:rsidDel="00C8012D">
          <w:rPr>
            <w:rFonts w:hint="eastAsia"/>
            <w:b w:val="0"/>
            <w:bCs/>
          </w:rPr>
          <w:delInstrText xml:space="preserve"> ADDIN ZOTERO_ITEM CSL_CITATION {"citationID":"avknv1su1v","properties":{"formattedCitation":"\\super [2,30]\\nosupersub{}","plainCitation":"[2,30]","noteIndex":0},"citationItems":[{"id":434,"uris":["http://zotero.org/users/13872798/items/BH4YEPXQ"],"item</w:delInstrText>
        </w:r>
        <w:r w:rsidR="005F12F5" w:rsidDel="00C8012D">
          <w:rPr>
            <w:b w:val="0"/>
            <w:bCs/>
          </w:rPr>
          <w:delInstrText>Data":{"id":434,"type":"article-journal","abstract":"▪ Abstract We review the experimental evidence on turbulent flows over rough walls. Two parameters are important: the roughness Reynolds number [Formula: see text], which measures the effect of the roug</w:delInstrText>
        </w:r>
        <w:r w:rsidR="005F12F5" w:rsidDel="00C8012D">
          <w:rPr>
            <w:rFonts w:hint="eastAsia"/>
            <w:b w:val="0"/>
            <w:bCs/>
          </w:rPr>
          <w:delInstrText>hness on the buffer layer, and the ratio of the boundary layer thickness to the roughness height, which determines whether a logarithmic layer survives. The behavior of transitionally rough surfaces with low [Formula: see text] depends a lot on their geom</w:delInstrText>
        </w:r>
        <w:r w:rsidR="005F12F5" w:rsidDel="00C8012D">
          <w:rPr>
            <w:b w:val="0"/>
            <w:bCs/>
          </w:rPr>
          <w:delInstrText xml:space="preserve">etry. Riblets and other drag-reducing cases belong to this regime. In flows with </w:delInstrText>
        </w:r>
        <w:r w:rsidR="005F12F5" w:rsidDel="00C8012D">
          <w:rPr>
            <w:rFonts w:hint="eastAsia"/>
            <w:b w:val="0"/>
            <w:bCs/>
          </w:rPr>
          <w:delInstrText>δ</w:delInstrText>
        </w:r>
        <w:r w:rsidR="005F12F5" w:rsidDel="00C8012D">
          <w:rPr>
            <w:b w:val="0"/>
            <w:bCs/>
          </w:rPr>
          <w:delInstrText xml:space="preserve">/k </w:delInstrText>
        </w:r>
        <w:r w:rsidR="005F12F5" w:rsidDel="00C8012D">
          <w:rPr>
            <w:rFonts w:ascii="Cambria Math" w:hAnsi="Cambria Math" w:cs="Cambria Math"/>
            <w:b w:val="0"/>
            <w:bCs/>
          </w:rPr>
          <w:delInstrText>≲</w:delInstrText>
        </w:r>
        <w:r w:rsidR="005F12F5" w:rsidDel="00C8012D">
          <w:rPr>
            <w:b w:val="0"/>
            <w:bCs/>
          </w:rPr>
          <w:delInstrText xml:space="preserve"> 50, the effect of the roughness extends across the boundary layer, and is also variable. There is little left of the original wall-flow dynamics in these flows, which c</w:delInstrText>
        </w:r>
        <w:r w:rsidR="005F12F5" w:rsidDel="00C8012D">
          <w:rPr>
            <w:rFonts w:hint="eastAsia"/>
            <w:b w:val="0"/>
            <w:bCs/>
          </w:rPr>
          <w:del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delInstrText>
        </w:r>
        <w:r w:rsidR="005F12F5" w:rsidDel="00C8012D">
          <w:rPr>
            <w:rFonts w:hint="eastAsia"/>
            <w:b w:val="0"/>
            <w:bCs/>
          </w:rPr>
          <w:delInstrText>é</w:delInstrText>
        </w:r>
        <w:r w:rsidR="005F12F5" w:rsidDel="00C8012D">
          <w:rPr>
            <w:rFonts w:hint="eastAsia"/>
            <w:b w:val="0"/>
            <w:bCs/>
          </w:rPr>
          <w:delInstrText>nez","given":"Javier"}],"issue</w:delInstrText>
        </w:r>
        <w:r w:rsidR="005F12F5" w:rsidDel="00C8012D">
          <w:rPr>
            <w:b w:val="0"/>
            <w:bCs/>
          </w:rPr>
          <w:delInstrText>d":{"date-parts":[["2004",1,21]]}}},{"id":276,"uris":["http://zotero.org/users/13872798/items/QRCBG4HE"],"itemData":{"id":276,"type":"article-journal","abstract":"Surface roughness can signi</w:delInstrText>
        </w:r>
        <w:r w:rsidR="005F12F5" w:rsidDel="00C8012D">
          <w:rPr>
            <w:rFonts w:ascii="Times New Roman" w:hAnsi="Times New Roman" w:cs="Times New Roman"/>
            <w:b w:val="0"/>
            <w:bCs/>
          </w:rPr>
          <w:delInstrText>ﬁ</w:delInstrText>
        </w:r>
        <w:r w:rsidR="005F12F5" w:rsidDel="00C8012D">
          <w:rPr>
            <w:b w:val="0"/>
            <w:bCs/>
          </w:rPr>
          <w:delInstrText>cantly in</w:delInstrText>
        </w:r>
        <w:r w:rsidR="005F12F5" w:rsidDel="00C8012D">
          <w:rPr>
            <w:rFonts w:ascii="Times New Roman" w:hAnsi="Times New Roman" w:cs="Times New Roman"/>
            <w:b w:val="0"/>
            <w:bCs/>
          </w:rPr>
          <w:delInstrText>ﬂ</w:delInstrText>
        </w:r>
        <w:r w:rsidR="005F12F5" w:rsidDel="00C8012D">
          <w:rPr>
            <w:b w:val="0"/>
            <w:bCs/>
          </w:rPr>
          <w:delInstrText xml:space="preserve">uence the </w:delInstrText>
        </w:r>
        <w:r w:rsidR="005F12F5" w:rsidDel="00C8012D">
          <w:rPr>
            <w:rFonts w:ascii="Times New Roman" w:hAnsi="Times New Roman" w:cs="Times New Roman"/>
            <w:b w:val="0"/>
            <w:bCs/>
          </w:rPr>
          <w:delInstrText>ﬂ</w:delInstrText>
        </w:r>
        <w:r w:rsidR="005F12F5" w:rsidDel="00C8012D">
          <w:rPr>
            <w:b w:val="0"/>
            <w:bCs/>
          </w:rPr>
          <w:delInstrText xml:space="preserve">uid dynamics and heat transfer in convective </w:delInstrText>
        </w:r>
        <w:r w:rsidR="005F12F5" w:rsidDel="00C8012D">
          <w:rPr>
            <w:rFonts w:ascii="Times New Roman" w:hAnsi="Times New Roman" w:cs="Times New Roman"/>
            <w:b w:val="0"/>
            <w:bCs/>
          </w:rPr>
          <w:delInstrText>ﬂ</w:delInstrText>
        </w:r>
        <w:r w:rsidR="005F12F5" w:rsidDel="00C8012D">
          <w:rPr>
            <w:b w:val="0"/>
            <w:bCs/>
          </w:rPr>
          <w:delInstrText>ows by inducing perturbations in the velocity pro</w:delInstrText>
        </w:r>
        <w:r w:rsidR="005F12F5" w:rsidDel="00C8012D">
          <w:rPr>
            <w:rFonts w:ascii="Times New Roman" w:hAnsi="Times New Roman" w:cs="Times New Roman"/>
            <w:b w:val="0"/>
            <w:bCs/>
          </w:rPr>
          <w:delInstrText>ﬁ</w:delInstrText>
        </w:r>
        <w:r w:rsidR="005F12F5"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5F12F5" w:rsidDel="00C8012D">
          <w:rPr>
            <w:rFonts w:ascii="Times New Roman" w:hAnsi="Times New Roman" w:cs="Times New Roman"/>
            <w:b w:val="0"/>
            <w:bCs/>
          </w:rPr>
          <w:delInstrText>ﬂ</w:delInstrText>
        </w:r>
        <w:r w:rsidR="005F12F5" w:rsidDel="00C8012D">
          <w:rPr>
            <w:b w:val="0"/>
            <w:bCs/>
          </w:rPr>
          <w:delInstrText xml:space="preserve">ows where roughness elements have been shown to enhance heat transfer. Turbulent </w:delInstrText>
        </w:r>
        <w:r w:rsidR="005F12F5" w:rsidDel="00C8012D">
          <w:rPr>
            <w:rFonts w:ascii="Times New Roman" w:hAnsi="Times New Roman" w:cs="Times New Roman"/>
            <w:b w:val="0"/>
            <w:bCs/>
          </w:rPr>
          <w:delInstrText>ﬂ</w:delInstrText>
        </w:r>
        <w:r w:rsidR="005F12F5" w:rsidDel="00C8012D">
          <w:rPr>
            <w:b w:val="0"/>
            <w:bCs/>
          </w:rPr>
          <w:delInstrText>ows over rough surfaces have been studied for about a century leading to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developments in this </w:delInstrText>
        </w:r>
        <w:r w:rsidR="005F12F5" w:rsidDel="00C8012D">
          <w:rPr>
            <w:rFonts w:ascii="Times New Roman" w:hAnsi="Times New Roman" w:cs="Times New Roman"/>
            <w:b w:val="0"/>
            <w:bCs/>
          </w:rPr>
          <w:delInstrText>ﬁ</w:delInstrText>
        </w:r>
        <w:r w:rsidR="005F12F5" w:rsidDel="00C8012D">
          <w:rPr>
            <w:b w:val="0"/>
            <w:bCs/>
          </w:rPr>
          <w:delInstrText>eld. Direct Numerical Simulation (DNS) has made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contributions to the knowledge of turbulent </w:delInstrText>
        </w:r>
        <w:r w:rsidR="005F12F5" w:rsidDel="00C8012D">
          <w:rPr>
            <w:rFonts w:ascii="Times New Roman" w:hAnsi="Times New Roman" w:cs="Times New Roman"/>
            <w:b w:val="0"/>
            <w:bCs/>
          </w:rPr>
          <w:delInstrText>ﬂ</w:delInstrText>
        </w:r>
        <w:r w:rsidR="005F12F5" w:rsidDel="00C8012D">
          <w:rPr>
            <w:b w:val="0"/>
            <w:bCs/>
          </w:rPr>
          <w:delInstrText xml:space="preserve">ows over rough surfaces as well as evaluation of the developed theories. Moreover, the turbulent closures model has seen wide use for simulation of rough-wall turbulent </w:delInstrText>
        </w:r>
        <w:r w:rsidR="005F12F5" w:rsidDel="00C8012D">
          <w:rPr>
            <w:rFonts w:ascii="Times New Roman" w:hAnsi="Times New Roman" w:cs="Times New Roman"/>
            <w:b w:val="0"/>
            <w:bCs/>
          </w:rPr>
          <w:delInstrText>ﬂ</w:delInstrText>
        </w:r>
        <w:r w:rsidR="005F12F5" w:rsidDel="00C8012D">
          <w:rPr>
            <w:b w:val="0"/>
            <w:bCs/>
          </w:rPr>
          <w:delInstrText>ows in practical applications where</w:delInstrText>
        </w:r>
        <w:r w:rsidR="005F12F5" w:rsidDel="00C8012D">
          <w:rPr>
            <w:rFonts w:hint="eastAsia"/>
            <w:b w:val="0"/>
            <w:bCs/>
          </w:rPr>
          <w:del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delInstrText>
        </w:r>
      </w:del>
      <w:r w:rsidR="001D69B1" w:rsidRPr="00FE5C0A">
        <w:rPr>
          <w:rFonts w:hint="eastAsia"/>
          <w:b w:val="0"/>
          <w:bCs/>
        </w:rPr>
        <w:fldChar w:fldCharType="separate"/>
      </w:r>
      <w:ins w:id="197" w:author="Yongkai Chen" w:date="2025-03-16T11:29:00Z" w16du:dateUtc="2025-03-16T03:29:00Z">
        <w:r w:rsidR="00C8012D" w:rsidRPr="00C8012D">
          <w:rPr>
            <w:rFonts w:cs="Times New Roman"/>
            <w:kern w:val="0"/>
            <w:vertAlign w:val="superscript"/>
            <w:rPrChange w:id="198" w:author="Yongkai Chen" w:date="2025-03-16T11:29:00Z" w16du:dateUtc="2025-03-16T03:29:00Z">
              <w:rPr>
                <w:rFonts w:ascii="Times New Roman" w:hAnsi="Times New Roman" w:cs="Times New Roman"/>
                <w:kern w:val="0"/>
                <w:vertAlign w:val="superscript"/>
              </w:rPr>
            </w:rPrChange>
          </w:rPr>
          <w:t>[2,31]</w:t>
        </w:r>
      </w:ins>
      <w:del w:id="199" w:author="Yongkai Chen" w:date="2025-03-16T11:29:00Z" w16du:dateUtc="2025-03-16T03:29:00Z">
        <w:r w:rsidR="005F12F5" w:rsidRPr="005F12F5" w:rsidDel="00C8012D">
          <w:rPr>
            <w:kern w:val="0"/>
            <w:vertAlign w:val="superscript"/>
          </w:rPr>
          <w:delText>[2,30]</w:delText>
        </w:r>
      </w:del>
      <w:r w:rsidR="001D69B1" w:rsidRPr="00FE5C0A">
        <w:rPr>
          <w:rFonts w:hint="eastAsia"/>
          <w:b w:val="0"/>
          <w:bCs/>
        </w:rPr>
        <w:fldChar w:fldCharType="end"/>
      </w:r>
      <w:r w:rsidR="00D03777">
        <w:rPr>
          <w:rFonts w:hint="eastAsia"/>
          <w:b w:val="0"/>
          <w:bCs/>
        </w:rPr>
        <w:t>。</w:t>
      </w:r>
      <w:r w:rsidR="00705CD9">
        <w:rPr>
          <w:rFonts w:hint="eastAsia"/>
          <w:b w:val="0"/>
          <w:bCs/>
        </w:rPr>
        <w:t>这些差异与争议导致</w:t>
      </w:r>
      <w:r w:rsidR="008E2DC2">
        <w:rPr>
          <w:rFonts w:hint="eastAsia"/>
          <w:b w:val="0"/>
          <w:bCs/>
        </w:rPr>
        <w:t>阻碍了</w:t>
      </w:r>
      <w:r w:rsidR="003232ED">
        <w:rPr>
          <w:rFonts w:hint="eastAsia"/>
          <w:b w:val="0"/>
          <w:bCs/>
        </w:rPr>
        <w:t>粗糙壁</w:t>
      </w:r>
      <w:r w:rsidR="00F24467">
        <w:rPr>
          <w:rFonts w:hint="eastAsia"/>
          <w:b w:val="0"/>
          <w:bCs/>
        </w:rPr>
        <w:t>湍流</w:t>
      </w:r>
      <w:r w:rsidR="0082194E">
        <w:rPr>
          <w:rFonts w:hint="eastAsia"/>
          <w:b w:val="0"/>
          <w:bCs/>
        </w:rPr>
        <w:t>动力学</w:t>
      </w:r>
      <w:r w:rsidR="002945EA">
        <w:rPr>
          <w:rFonts w:hint="eastAsia"/>
          <w:b w:val="0"/>
          <w:bCs/>
        </w:rPr>
        <w:t>建模</w:t>
      </w:r>
      <w:r w:rsidR="008E2DC2">
        <w:rPr>
          <w:rFonts w:hint="eastAsia"/>
          <w:b w:val="0"/>
          <w:bCs/>
        </w:rPr>
        <w:t>的发展</w:t>
      </w:r>
      <w:r w:rsidR="002945EA">
        <w:rPr>
          <w:rFonts w:hint="eastAsia"/>
          <w:b w:val="0"/>
          <w:bCs/>
        </w:rPr>
        <w:t>。</w:t>
      </w:r>
      <w:r w:rsidR="009A4185">
        <w:rPr>
          <w:rFonts w:hint="eastAsia"/>
        </w:rPr>
        <w:t>另一方面</w:t>
      </w:r>
      <w:r w:rsidR="007A57FF">
        <w:rPr>
          <w:rFonts w:hint="eastAsia"/>
        </w:rPr>
        <w:t>，</w:t>
      </w:r>
      <w:r w:rsidR="006303EC">
        <w:rPr>
          <w:rFonts w:hint="eastAsia"/>
        </w:rPr>
        <w:t>有</w:t>
      </w:r>
      <w:r w:rsidR="00997E96" w:rsidRPr="00FA1672">
        <w:rPr>
          <w:rFonts w:hint="eastAsia"/>
        </w:rPr>
        <w:t>证据表明粗糙壁面的近壁面动力学</w:t>
      </w:r>
      <w:r w:rsidR="006E7BF2">
        <w:rPr>
          <w:rFonts w:hint="eastAsia"/>
        </w:rPr>
        <w:t>与</w:t>
      </w:r>
      <w:r w:rsidR="006E7BF2" w:rsidRPr="00FA1672">
        <w:rPr>
          <w:rFonts w:hint="eastAsia"/>
        </w:rPr>
        <w:t>热力学</w:t>
      </w:r>
      <w:r w:rsidR="00997E96" w:rsidRPr="00FA1672">
        <w:rPr>
          <w:rFonts w:hint="eastAsia"/>
        </w:rPr>
        <w:t>特征存在显著区别</w:t>
      </w:r>
      <w:r w:rsidR="00997E96" w:rsidRPr="00FA1672">
        <w:rPr>
          <w:rFonts w:hint="eastAsia"/>
        </w:rPr>
        <w:fldChar w:fldCharType="begin"/>
      </w:r>
      <w:ins w:id="200" w:author="Yongkai Chen" w:date="2025-03-16T11:29:00Z" w16du:dateUtc="2025-03-16T03:29:00Z">
        <w:r w:rsidR="00C8012D">
          <w:rPr>
            <w:rFonts w:hint="eastAsia"/>
          </w:rPr>
          <w:instrText xml:space="preserve"> ADDIN ZOTERO_ITEM CSL_CITATION {"citationID":"b395QQBk","properties":{"formattedCitation":"\\super [36,37]\\nosupersub{}","plainCitation":"[36,37]","noteIndex":0},"citationItems":[{"id":132,"uris":["http://zotero.org/users/13872798/items/GNRPT5KZ"],"itemData":{"id":132,"type":"article-journal","container-title":"International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numbers","volume":"6","author":[{"family":"Dipprey","given":"D.F."},{"family":"Sabersky","given":"R.H."}],"issued":{"date-parts":[["1963",5]]}}},{"id":137,"uris":["http://zotero.org/users/13872798/items/AC7ZRJTS"],"itemData":{"id":137,"type":"article-journal","abstract":"It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ins>
      <w:del w:id="201" w:author="Yongkai Chen" w:date="2025-03-16T11:29:00Z" w16du:dateUtc="2025-03-16T03:29:00Z">
        <w:r w:rsidR="005F12F5" w:rsidDel="00C8012D">
          <w:rPr>
            <w:rFonts w:hint="eastAsia"/>
          </w:rPr>
          <w:delInstrText xml:space="preserve"> ADDIN ZOTERO_ITEM CSL_CITATION {"citationID":"b395QQBk","properties":{"formattedCitation":"\\super [35,36]\\nosupersub{}","plainCitation":"[35,36]","noteIndex":0},"citationItems":[{"id":312,"uris":["http://zotero.org/users/13872798/items/GNRPT5KZ"],"itemData":{"id":312,"type":"article-journal","container-title":"International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delInstrText>
        </w:r>
      </w:del>
      <w:r w:rsidR="00997E96" w:rsidRPr="00FA1672">
        <w:rPr>
          <w:rFonts w:hint="eastAsia"/>
        </w:rPr>
        <w:fldChar w:fldCharType="separate"/>
      </w:r>
      <w:ins w:id="202" w:author="Yongkai Chen" w:date="2025-03-16T11:29:00Z" w16du:dateUtc="2025-03-16T03:29:00Z">
        <w:r w:rsidR="00C8012D" w:rsidRPr="00C8012D">
          <w:rPr>
            <w:rFonts w:cs="Times New Roman"/>
            <w:kern w:val="0"/>
            <w:vertAlign w:val="superscript"/>
            <w:rPrChange w:id="203" w:author="Yongkai Chen" w:date="2025-03-16T11:29:00Z" w16du:dateUtc="2025-03-16T03:29:00Z">
              <w:rPr>
                <w:rFonts w:ascii="Times New Roman" w:hAnsi="Times New Roman" w:cs="Times New Roman"/>
                <w:kern w:val="0"/>
                <w:vertAlign w:val="superscript"/>
              </w:rPr>
            </w:rPrChange>
          </w:rPr>
          <w:t>[36,37]</w:t>
        </w:r>
      </w:ins>
      <w:del w:id="204" w:author="Yongkai Chen" w:date="2025-03-16T11:29:00Z" w16du:dateUtc="2025-03-16T03:29:00Z">
        <w:r w:rsidR="005F12F5" w:rsidRPr="005F12F5" w:rsidDel="00C8012D">
          <w:rPr>
            <w:kern w:val="0"/>
            <w:vertAlign w:val="superscript"/>
          </w:rPr>
          <w:delText>[35,36]</w:delText>
        </w:r>
      </w:del>
      <w:r w:rsidR="00997E96" w:rsidRPr="00FA1672">
        <w:rPr>
          <w:rFonts w:hint="eastAsia"/>
        </w:rPr>
        <w:fldChar w:fldCharType="end"/>
      </w:r>
      <w:r w:rsidR="00997E96" w:rsidRPr="00FA1672">
        <w:rPr>
          <w:rFonts w:hint="eastAsia"/>
        </w:rPr>
        <w:t>，雷诺比拟失效，近壁面的热力学建模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ins w:id="205" w:author="Yongkai Chen" w:date="2025-03-16T11:29:00Z" w16du:dateUtc="2025-03-16T03:29:00Z">
        <w:r w:rsidR="00C8012D">
          <w:rPr>
            <w:rFonts w:hint="eastAsia"/>
          </w:rPr>
          <w:instrText xml:space="preserve"> ADDIN ZOTERO_ITEM CSL_CITATION {"citationID":"mrpZEcXg","properties":{"formattedCitation":"\\super [38,39]\\nosupersub{}","plainCitation":"[38,39]","noteIndex":0},"citationItems":[{"id":135,"uris":["http://zotero.org/users/13872798/items/CIULDYRS"],"itemData":{"id":135,"type":"article-journal","abstract":"This paper describes extensions of the Spalart</w:instrText>
        </w:r>
        <w:r w:rsidR="00C8012D">
          <w:rPr>
            <w:rFonts w:hint="eastAsia"/>
          </w:rPr>
          <w:instrText>–</w:instrText>
        </w:r>
        <w:r w:rsidR="00C8012D">
          <w:rPr>
            <w:rFonts w:hint="eastAsia"/>
          </w:rPr>
          <w:instrText>Allmaras model to surface roughness, developed independently by Boeing and ONERA. They are rather simple and numerically benign, yield similar predictions,</w:instrText>
        </w:r>
        <w:r w:rsidR="00C8012D">
          <w:instrText xml:space="preserve"> and are in fair agreement with experiments. They do not provide a description of the ﬂow near the roughness elements, but rely instead on the </w:instrText>
        </w:r>
        <w:r w:rsidR="00C8012D">
          <w:rPr>
            <w:rFonts w:hint="eastAsia"/>
          </w:rPr>
          <w:instrText>‘‘</w:instrText>
        </w:r>
        <w:r w:rsidR="00C8012D">
          <w:instrText>equivalent sand grain</w:instrText>
        </w:r>
        <w:r w:rsidR="00C8012D">
          <w:rPr>
            <w:rFonts w:hint="eastAsia"/>
          </w:rPr>
          <w:instrText>’’</w:instrText>
        </w:r>
        <w:r w:rsidR="00C8012D">
          <w:instrText xml:space="preserve"> approach. In that sense, they are not self-contained. The uncertain accuracy of the se</w:instrText>
        </w:r>
        <w:r w:rsidR="00C8012D">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C8012D">
          <w:instrText>test cases reveal an incompatibility between the predicted eﬀect of roughness on heat transfer and on skin friction. i.e. if the sand grain size is adjusted for skin friction, the heat transfer is too high.","container-title":"International Journal of Hea</w:instrText>
        </w:r>
        <w:r w:rsidR="00C8012D">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C8012D">
          <w:rPr>
            <w:rFonts w:hint="eastAsia"/>
          </w:rPr>
          <w:instrText>–</w:instrText>
        </w:r>
        <w:r w:rsidR="00C8012D">
          <w:rPr>
            <w:rFonts w:hint="eastAsia"/>
          </w:rPr>
          <w:instrText xml:space="preserve">Allmaras turbulence model to account for wall roughness","volume":"24","author":[{"family":"Aupoix","given":"B."},{"family":"Spalart","given":"P.R."}],"issued":{"date-parts":[["2003",8]]}}},{"id":136,"uris":["http://zotero.org/users/13872798/items/8FQK8Z7Z"],"itemData":{"id":136,"type":"article-journal","abstract":"An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ins>
      <w:del w:id="206" w:author="Yongkai Chen" w:date="2025-03-16T11:29:00Z" w16du:dateUtc="2025-03-16T03:29:00Z">
        <w:r w:rsidR="005F12F5" w:rsidDel="00C8012D">
          <w:rPr>
            <w:rFonts w:hint="eastAsia"/>
          </w:rPr>
          <w:delInstrText xml:space="preserve"> ADDIN ZOTERO_ITEM CSL_CITATION {"citationID":"mrpZEcXg","properties":{"formattedCitation":"\\super [37,38]\\nosupersub{}","plainCitation":"[37,38]","noteIndex":0},"citationItems":[{"id":308,"uris":["http://zotero.org/users/13872798/items/CIULDYRS"],"itemData":{"id":308,"type":"article-journal","abstract":"This paper describes extensions of the Spalart</w:delInstrText>
        </w:r>
        <w:r w:rsidR="005F12F5" w:rsidDel="00C8012D">
          <w:rPr>
            <w:rFonts w:hint="eastAsia"/>
          </w:rPr>
          <w:delInstrText>–</w:delInstrText>
        </w:r>
        <w:r w:rsidR="005F12F5" w:rsidDel="00C8012D">
          <w:rPr>
            <w:rFonts w:hint="eastAsia"/>
          </w:rPr>
          <w:delInstrText>Allmaras model to surface roughness, developed independently by Boeing and ONERA. They are rather simple and numerically benign, yield similar predictions,</w:delInstrText>
        </w:r>
        <w:r w:rsidR="005F12F5" w:rsidDel="00C8012D">
          <w:delInstrText xml:space="preserve"> and are in fair agreement with experiments. They do not provide a description of the </w:delInstrText>
        </w:r>
        <w:r w:rsidR="005F12F5" w:rsidDel="00C8012D">
          <w:rPr>
            <w:rFonts w:ascii="Times New Roman" w:hAnsi="Times New Roman" w:cs="Times New Roman"/>
          </w:rPr>
          <w:delInstrText>ﬂ</w:delInstrText>
        </w:r>
        <w:r w:rsidR="005F12F5" w:rsidDel="00C8012D">
          <w:delInstrText xml:space="preserve">ow near the roughness elements, but rely instead on the </w:delInstrText>
        </w:r>
        <w:r w:rsidR="005F12F5" w:rsidDel="00C8012D">
          <w:rPr>
            <w:rFonts w:hint="eastAsia"/>
          </w:rPr>
          <w:delInstrText>‘‘</w:delInstrText>
        </w:r>
        <w:r w:rsidR="005F12F5" w:rsidDel="00C8012D">
          <w:delInstrText>equivalent sand grain</w:delInstrText>
        </w:r>
        <w:r w:rsidR="005F12F5" w:rsidDel="00C8012D">
          <w:rPr>
            <w:rFonts w:hint="eastAsia"/>
          </w:rPr>
          <w:delInstrText>’’</w:delInstrText>
        </w:r>
        <w:r w:rsidR="005F12F5" w:rsidDel="00C8012D">
          <w:delInstrText xml:space="preserve"> approach. In that sense, they are not self-contained. The uncertain accuracy of the se</w:delInstrText>
        </w:r>
        <w:r w:rsidR="005F12F5" w:rsidDel="00C8012D">
          <w:rPr>
            <w:rFonts w:hint="eastAsia"/>
          </w:rPr>
          <w:delInstrText xml:space="preserve">parate correlations, such as DirlingÕs, needed to determine the sand grain size presents a challenge, as always. The roughness height must be much smaller than the boundary layer thickness, but the full range of roughness Reynolds number is covered. Some </w:delInstrText>
        </w:r>
        <w:r w:rsidR="005F12F5" w:rsidDel="00C8012D">
          <w:delInstrText>test cases reveal an incompatibility between the predicted e</w:delInstrText>
        </w:r>
        <w:r w:rsidR="005F12F5" w:rsidDel="00C8012D">
          <w:rPr>
            <w:rFonts w:ascii="Times New Roman" w:hAnsi="Times New Roman" w:cs="Times New Roman"/>
          </w:rPr>
          <w:delInstrText>ﬀ</w:delInstrText>
        </w:r>
        <w:r w:rsidR="005F12F5" w:rsidDel="00C8012D">
          <w:delInstrText>ect of roughness on heat transfer and on skin friction. i.e. if the sand grain size is adjusted for skin friction, the heat transfer is too high.","container-title":"International Journal of Hea</w:delInstrText>
        </w:r>
        <w:r w:rsidR="005F12F5" w:rsidDel="00C8012D">
          <w:rPr>
            <w:rFonts w:hint="eastAsia"/>
          </w:rPr>
          <w:delInstrText>t and Fluid Flow","DOI":"10.1016/S0142-727X(03)00043-2","ISSN":"0142727X","issue":"4","journalAbbreviation":"International Journal of Heat and Fluid Flow","language":"en","license":"https://www.elsevier.com/tdm/userlicense/1.0/","page":"454-462","source":"DOI.org (Crossref)","title":"Extensions of the Spalart</w:delInstrText>
        </w:r>
        <w:r w:rsidR="005F12F5" w:rsidDel="00C8012D">
          <w:rPr>
            <w:rFonts w:hint="eastAsia"/>
          </w:rPr>
          <w:delInstrText>–</w:delInstrText>
        </w:r>
        <w:r w:rsidR="005F12F5" w:rsidDel="00C8012D">
          <w:rPr>
            <w:rFonts w:hint="eastAsia"/>
          </w:rPr>
          <w:del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delInstrText>
        </w:r>
      </w:del>
      <w:r w:rsidR="00997E96" w:rsidRPr="00FA1672">
        <w:rPr>
          <w:rFonts w:hint="eastAsia"/>
        </w:rPr>
        <w:fldChar w:fldCharType="separate"/>
      </w:r>
      <w:ins w:id="207" w:author="Yongkai Chen" w:date="2025-03-16T11:29:00Z" w16du:dateUtc="2025-03-16T03:29:00Z">
        <w:r w:rsidR="00C8012D" w:rsidRPr="00C8012D">
          <w:rPr>
            <w:rFonts w:cs="Times New Roman"/>
            <w:kern w:val="0"/>
            <w:vertAlign w:val="superscript"/>
            <w:rPrChange w:id="208" w:author="Yongkai Chen" w:date="2025-03-16T11:29:00Z" w16du:dateUtc="2025-03-16T03:29:00Z">
              <w:rPr>
                <w:rFonts w:ascii="Times New Roman" w:hAnsi="Times New Roman" w:cs="Times New Roman"/>
                <w:kern w:val="0"/>
                <w:vertAlign w:val="superscript"/>
              </w:rPr>
            </w:rPrChange>
          </w:rPr>
          <w:t>[38,39]</w:t>
        </w:r>
      </w:ins>
      <w:del w:id="209" w:author="Yongkai Chen" w:date="2025-03-16T11:29:00Z" w16du:dateUtc="2025-03-16T03:29:00Z">
        <w:r w:rsidR="005F12F5" w:rsidRPr="005F12F5" w:rsidDel="00C8012D">
          <w:rPr>
            <w:kern w:val="0"/>
            <w:vertAlign w:val="superscript"/>
          </w:rPr>
          <w:delText>[37,38]</w:delText>
        </w:r>
      </w:del>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D377FE">
        <w:rPr>
          <w:rFonts w:hint="eastAsia"/>
        </w:rPr>
        <w:t>此外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r w:rsidR="001B78E4">
        <w:rPr>
          <w:rFonts w:hint="eastAsia"/>
        </w:rPr>
        <w:t>。</w:t>
      </w:r>
    </w:p>
    <w:p w14:paraId="4C64720C" w14:textId="1F165925"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210" w:name="_Hlk188628797"/>
      <w:r w:rsidR="00656F4A">
        <w:rPr>
          <w:rFonts w:hint="eastAsia"/>
          <w:b w:val="0"/>
          <w:bCs/>
        </w:rPr>
        <w:t>粗糙函数</w:t>
      </w:r>
      <w:bookmarkEnd w:id="21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ins w:id="211" w:author="Yongkai Chen" w:date="2025-03-16T11:29:00Z" w16du:dateUtc="2025-03-16T03:29:00Z">
        <w:r w:rsidR="00C8012D">
          <w:rPr>
            <w:rFonts w:hint="eastAsia"/>
            <w:b w:val="0"/>
            <w:bCs/>
          </w:rPr>
          <w:instrText xml:space="preserve"> ADDIN ZOTERO_ITEM CSL_CITATION {"citationID":"lAwsmj1U","properties":{"formattedCitation":"\\super [40]\\nosupersub{}","plainCitation":"[40]","noteIndex":0},"citationItems":[{"id":221,"uris":["http://zotero.org/users/13872798/items/W9LLJC8H"],"itemData":</w:instrText>
        </w:r>
        <w:r w:rsidR="00C8012D">
          <w:rPr>
            <w:b w:val="0"/>
            <w:bCs/>
          </w:rPr>
          <w:instrText xml:space="preserve">{"id":221,"type":"article-journal","abstract":"Rough surfaces are common on high-speed vehicles, for example on heat shields, but compressibility is not usually taken into account in the ﬂow modelling other than through the mean density. In the present study, supersonic fully-developed turbulent rough wall channel ﬂows are simulated using direct numerical simulation to investigate whether strong compressibility effects signiﬁcantly alter the mean ﬂow and turbulence properties across the channel. The simulations were run for three different Mach numbers M = 0.3, 1.5 and 3.0 over a range of wall amplitude-to-wavelength ratios from 0.01 to 0.08, corresponding to transitionally and fully rough cases respectively. The velocity deﬁcit values are found to decrease with increasing Mach number. It is also found that at Mach 3.0 signiﬁcant differences occur in the mean ﬂow and turbulence statistics throughout the channel and not just in a roughness sublayer. These differences are found to be due to the presence of </w:instrText>
        </w:r>
        <w:r w:rsidR="00C8012D">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ins>
      <w:del w:id="212" w:author="Yongkai Chen" w:date="2025-03-16T11:29:00Z" w16du:dateUtc="2025-03-16T03:29:00Z">
        <w:r w:rsidR="005F12F5" w:rsidDel="00C8012D">
          <w:rPr>
            <w:rFonts w:hint="eastAsia"/>
            <w:b w:val="0"/>
            <w:bCs/>
          </w:rPr>
          <w:delInstrText xml:space="preserve"> ADDIN ZOTERO_ITEM CSL_CITATION {"citationID":"lAwsmj1U","properties":{"formattedCitation":"\\super [39]\\nosupersub{}","plainCitation":"[39]","noteIndex":0},"citationItems":[{"id":463,"uris":["http://zotero.org/users/13872798/items/W9LLJC8H"],"itemData":</w:delInstrText>
        </w:r>
        <w:r w:rsidR="005F12F5" w:rsidDel="00C8012D">
          <w:rPr>
            <w:b w:val="0"/>
            <w:bCs/>
          </w:rPr>
          <w:delInstrText xml:space="preserve">{"id":463,"type":"article-journal","abstract":"Rough surfaces are common on high-speed vehicles, for example on heat shields, but compressibility is not usually taken into account in the </w:delInstrText>
        </w:r>
        <w:r w:rsidR="005F12F5" w:rsidDel="00C8012D">
          <w:rPr>
            <w:rFonts w:ascii="Times New Roman" w:hAnsi="Times New Roman" w:cs="Times New Roman"/>
            <w:b w:val="0"/>
            <w:bCs/>
          </w:rPr>
          <w:delInstrText>ﬂ</w:delInstrText>
        </w:r>
        <w:r w:rsidR="005F12F5" w:rsidDel="00C8012D">
          <w:rPr>
            <w:b w:val="0"/>
            <w:bCs/>
          </w:rPr>
          <w:delInstrText xml:space="preserve">ow modelling other than through the mean density. In the present study, supersonic fully-developed turbulent rough wall channel </w:delInstrText>
        </w:r>
        <w:r w:rsidR="005F12F5" w:rsidDel="00C8012D">
          <w:rPr>
            <w:rFonts w:ascii="Times New Roman" w:hAnsi="Times New Roman" w:cs="Times New Roman"/>
            <w:b w:val="0"/>
            <w:bCs/>
          </w:rPr>
          <w:delInstrText>ﬂ</w:delInstrText>
        </w:r>
        <w:r w:rsidR="005F12F5" w:rsidDel="00C8012D">
          <w:rPr>
            <w:b w:val="0"/>
            <w:bCs/>
          </w:rPr>
          <w:delInstrText>ows are simulated using direct numerical simulation to investigate whether strong compressibility effects signi</w:delInstrText>
        </w:r>
        <w:r w:rsidR="005F12F5" w:rsidDel="00C8012D">
          <w:rPr>
            <w:rFonts w:ascii="Times New Roman" w:hAnsi="Times New Roman" w:cs="Times New Roman"/>
            <w:b w:val="0"/>
            <w:bCs/>
          </w:rPr>
          <w:delInstrText>ﬁ</w:delInstrText>
        </w:r>
        <w:r w:rsidR="005F12F5" w:rsidDel="00C8012D">
          <w:rPr>
            <w:b w:val="0"/>
            <w:bCs/>
          </w:rPr>
          <w:delInstrText xml:space="preserve">cantly alter the mean </w:delInstrText>
        </w:r>
        <w:r w:rsidR="005F12F5" w:rsidDel="00C8012D">
          <w:rPr>
            <w:rFonts w:ascii="Times New Roman" w:hAnsi="Times New Roman" w:cs="Times New Roman"/>
            <w:b w:val="0"/>
            <w:bCs/>
          </w:rPr>
          <w:delInstrText>ﬂ</w:delInstrText>
        </w:r>
        <w:r w:rsidR="005F12F5" w:rsidDel="00C8012D">
          <w:rPr>
            <w:b w:val="0"/>
            <w:bCs/>
          </w:rPr>
          <w:del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delInstrText>
        </w:r>
        <w:r w:rsidR="005F12F5" w:rsidDel="00C8012D">
          <w:rPr>
            <w:rFonts w:ascii="Times New Roman" w:hAnsi="Times New Roman" w:cs="Times New Roman"/>
            <w:b w:val="0"/>
            <w:bCs/>
          </w:rPr>
          <w:delInstrText>ﬁ</w:delInstrText>
        </w:r>
        <w:r w:rsidR="005F12F5" w:rsidDel="00C8012D">
          <w:rPr>
            <w:b w:val="0"/>
            <w:bCs/>
          </w:rPr>
          <w:delInstrText>cit values are found to decrease with increasing Mach number. It is also found that at Mach 3.0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differences occur in the mean </w:delInstrText>
        </w:r>
        <w:r w:rsidR="005F12F5" w:rsidDel="00C8012D">
          <w:rPr>
            <w:rFonts w:ascii="Times New Roman" w:hAnsi="Times New Roman" w:cs="Times New Roman"/>
            <w:b w:val="0"/>
            <w:bCs/>
          </w:rPr>
          <w:delInstrText>ﬂ</w:delInstrText>
        </w:r>
        <w:r w:rsidR="005F12F5" w:rsidDel="00C8012D">
          <w:rPr>
            <w:b w:val="0"/>
            <w:bCs/>
          </w:rPr>
          <w:delInstrText xml:space="preserve">ow and turbulence statistics throughout the channel and not just in a roughness sublayer. These differences are found to be due to the presence of </w:delInstrText>
        </w:r>
        <w:r w:rsidR="005F12F5" w:rsidDel="00C8012D">
          <w:rPr>
            <w:rFonts w:hint="eastAsia"/>
            <w:b w:val="0"/>
            <w:bCs/>
          </w:rPr>
          <w:del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delInstrText>
        </w:r>
      </w:del>
      <w:r w:rsidR="00221DE3">
        <w:rPr>
          <w:rFonts w:hint="eastAsia"/>
          <w:b w:val="0"/>
          <w:bCs/>
        </w:rPr>
        <w:fldChar w:fldCharType="separate"/>
      </w:r>
      <w:ins w:id="213" w:author="Yongkai Chen" w:date="2025-03-16T11:29:00Z" w16du:dateUtc="2025-03-16T03:29:00Z">
        <w:r w:rsidR="00C8012D" w:rsidRPr="00C8012D">
          <w:rPr>
            <w:rFonts w:cs="Times New Roman"/>
            <w:kern w:val="0"/>
            <w:vertAlign w:val="superscript"/>
            <w:rPrChange w:id="214" w:author="Yongkai Chen" w:date="2025-03-16T11:29:00Z" w16du:dateUtc="2025-03-16T03:29:00Z">
              <w:rPr>
                <w:rFonts w:ascii="Times New Roman" w:hAnsi="Times New Roman" w:cs="Times New Roman"/>
                <w:kern w:val="0"/>
                <w:vertAlign w:val="superscript"/>
              </w:rPr>
            </w:rPrChange>
          </w:rPr>
          <w:t>[40]</w:t>
        </w:r>
      </w:ins>
      <w:del w:id="215" w:author="Yongkai Chen" w:date="2025-03-16T11:29:00Z" w16du:dateUtc="2025-03-16T03:29:00Z">
        <w:r w:rsidR="005F12F5" w:rsidRPr="005F12F5" w:rsidDel="00C8012D">
          <w:rPr>
            <w:kern w:val="0"/>
            <w:vertAlign w:val="superscript"/>
          </w:rPr>
          <w:delText>[39]</w:delText>
        </w:r>
      </w:del>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ins w:id="216" w:author="Yongkai Chen" w:date="2025-03-16T11:29:00Z" w16du:dateUtc="2025-03-16T03:29:00Z">
        <w:r w:rsidR="00C8012D">
          <w:rPr>
            <w:rFonts w:hint="eastAsia"/>
            <w:b w:val="0"/>
            <w:bCs/>
          </w:rPr>
          <w:instrText xml:space="preserve"> ADDIN ZOTERO_ITEM CSL_CITATION {"citationID":"gy6hvRRI","properties":{"formattedCitation":"\\super [41]\\nosupersub{}","plainCitation":"[41]","noteIndex":0},"citationItems":[{"id":251,"uris":["http://zotero.org/users/13872798/items/YC3UKJR7"],"itemData":</w:instrText>
        </w:r>
        <w:r w:rsidR="00C8012D">
          <w:rPr>
            <w:b w:val="0"/>
            <w:bCs/>
          </w:rPr>
          <w:instrText>{"id":251,"type":"article-journal","abstract":"The effects of periodic crosshatch roughness (k+ = 160) on a Mach 4.9 turbulent boundary layer (Re</w:instrText>
        </w:r>
        <w:r w:rsidR="00C8012D">
          <w:rPr>
            <w:rFonts w:hint="eastAsia"/>
            <w:b w:val="0"/>
            <w:bCs/>
          </w:rPr>
          <w:instrText>θ</w:instrText>
        </w:r>
        <w:r w:rsidR="00C8012D">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C8012D">
          <w:rPr>
            <w:rFonts w:hint="eastAsia"/>
            <w:b w:val="0"/>
            <w:bCs/>
          </w:rPr>
          <w:instrText>θ</w:instrText>
        </w:r>
        <w:r w:rsidR="00C8012D">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C8012D">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C8012D">
          <w:rPr>
            <w:b w:val="0"/>
            <w:bCs/>
          </w:rPr>
          <w:instrText xml:space="preserve">egions, respectively. A spectral analysis of the data suggests a relative homogenizing of the most energetic scales near </w:instrText>
        </w:r>
        <w:r w:rsidR="00C8012D">
          <w:rPr>
            <w:rFonts w:hint="eastAsia"/>
            <w:b w:val="0"/>
            <w:bCs/>
          </w:rPr>
          <w:instrText>Λ</w:instrText>
        </w:r>
        <w:r w:rsidR="00C8012D">
          <w:rPr>
            <w:b w:val="0"/>
            <w:bCs/>
          </w:rPr>
          <w:instrText xml:space="preserve"> = </w:instrText>
        </w:r>
        <w:r w:rsidR="00C8012D">
          <w:rPr>
            <w:rFonts w:ascii="Cambria Math" w:hAnsi="Cambria Math" w:cs="Cambria Math"/>
            <w:b w:val="0"/>
            <w:bCs/>
          </w:rPr>
          <w:instrText>∼</w:instrText>
        </w:r>
        <w:r w:rsidR="00C8012D">
          <w:rPr>
            <w:b w:val="0"/>
            <w:bCs/>
          </w:rPr>
          <w:instrText xml:space="preserve"> 0.5</w:instrText>
        </w:r>
        <w:r w:rsidR="00C8012D">
          <w:rPr>
            <w:rFonts w:hint="eastAsia"/>
            <w:b w:val="0"/>
            <w:bCs/>
          </w:rPr>
          <w:instrText>δ</w:instrText>
        </w:r>
        <w:r w:rsidR="00C8012D">
          <w:rPr>
            <w:b w:val="0"/>
            <w:bCs/>
          </w:rPr>
          <w:instrText xml:space="preserve"> across the rough-wall boundary layer.","container-title":"Physics of Fluids","DOI":"10.1063/1.4944657","ISSN":"1070-6631, 1</w:instrText>
        </w:r>
        <w:r w:rsidR="00C8012D">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ins>
      <w:del w:id="217" w:author="Yongkai Chen" w:date="2025-03-16T11:29:00Z" w16du:dateUtc="2025-03-16T03:29:00Z">
        <w:r w:rsidR="005F12F5" w:rsidDel="00C8012D">
          <w:rPr>
            <w:rFonts w:hint="eastAsia"/>
            <w:b w:val="0"/>
            <w:bCs/>
          </w:rPr>
          <w:delInstrText xml:space="preserve"> ADDIN ZOTERO_ITEM CSL_CITATION {"citationID":"gy6hvRRI","properties":{"formattedCitation":"\\super [40]\\nosupersub{}","plainCitation":"[40]","noteIndex":0},"citationItems":[{"id":429,"uris":["http://zotero.org/users/13872798/items/YC3UKJR7"],"itemData":</w:delInstrText>
        </w:r>
        <w:r w:rsidR="005F12F5" w:rsidDel="00C8012D">
          <w:rPr>
            <w:b w:val="0"/>
            <w:bCs/>
          </w:rPr>
          <w:delInstrText>{"id":429,"type":"article-journal","abstract":"The effects of periodic crosshatch roughness (k+ = 160) on a Mach 4.9 turbulent boundary layer (Re</w:delInstrText>
        </w:r>
        <w:r w:rsidR="005F12F5" w:rsidDel="00C8012D">
          <w:rPr>
            <w:rFonts w:hint="eastAsia"/>
            <w:b w:val="0"/>
            <w:bCs/>
          </w:rPr>
          <w:delInstrText>θ</w:delInstrText>
        </w:r>
        <w:r w:rsidR="005F12F5" w:rsidDel="00C8012D">
          <w:rPr>
            <w:b w:val="0"/>
            <w:bCs/>
          </w:rPr>
          <w:del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delInstrText>
        </w:r>
        <w:r w:rsidR="005F12F5" w:rsidDel="00C8012D">
          <w:rPr>
            <w:rFonts w:hint="eastAsia"/>
            <w:b w:val="0"/>
            <w:bCs/>
          </w:rPr>
          <w:delInstrText>θ</w:delInstrText>
        </w:r>
        <w:r w:rsidR="005F12F5" w:rsidDel="00C8012D">
          <w:rPr>
            <w:b w:val="0"/>
            <w:bCs/>
          </w:rPr>
          <w:delInstrText xml:space="preserve"> = 47 000), and can be used to explain several observations regarding the rough-wall vortex organization. In general, the rough-wall boundary layer near-wall vortices no longer appear to be well-organized into streamwis</w:delInstrText>
        </w:r>
        <w:r w:rsidR="005F12F5" w:rsidDel="00C8012D">
          <w:rPr>
            <w:rFonts w:hint="eastAsia"/>
            <w:b w:val="0"/>
            <w:bCs/>
          </w:rPr>
          <w:del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delInstrText>
        </w:r>
        <w:r w:rsidR="005F12F5" w:rsidDel="00C8012D">
          <w:rPr>
            <w:b w:val="0"/>
            <w:bCs/>
          </w:rPr>
          <w:delInstrText xml:space="preserve">egions, respectively. A spectral analysis of the data suggests a relative homogenizing of the most energetic scales near </w:delInstrText>
        </w:r>
        <w:r w:rsidR="005F12F5" w:rsidDel="00C8012D">
          <w:rPr>
            <w:rFonts w:hint="eastAsia"/>
            <w:b w:val="0"/>
            <w:bCs/>
          </w:rPr>
          <w:delInstrText>Λ</w:delInstrText>
        </w:r>
        <w:r w:rsidR="005F12F5" w:rsidDel="00C8012D">
          <w:rPr>
            <w:b w:val="0"/>
            <w:bCs/>
          </w:rPr>
          <w:delInstrText xml:space="preserve"> = </w:delInstrText>
        </w:r>
        <w:r w:rsidR="005F12F5" w:rsidDel="00C8012D">
          <w:rPr>
            <w:rFonts w:ascii="Cambria Math" w:hAnsi="Cambria Math" w:cs="Cambria Math"/>
            <w:b w:val="0"/>
            <w:bCs/>
          </w:rPr>
          <w:delInstrText>∼</w:delInstrText>
        </w:r>
        <w:r w:rsidR="005F12F5" w:rsidDel="00C8012D">
          <w:rPr>
            <w:b w:val="0"/>
            <w:bCs/>
          </w:rPr>
          <w:delInstrText xml:space="preserve"> 0.5</w:delInstrText>
        </w:r>
        <w:r w:rsidR="005F12F5" w:rsidDel="00C8012D">
          <w:rPr>
            <w:rFonts w:hint="eastAsia"/>
            <w:b w:val="0"/>
            <w:bCs/>
          </w:rPr>
          <w:delInstrText>δ</w:delInstrText>
        </w:r>
        <w:r w:rsidR="005F12F5" w:rsidDel="00C8012D">
          <w:rPr>
            <w:b w:val="0"/>
            <w:bCs/>
          </w:rPr>
          <w:delInstrText xml:space="preserve"> across the rough-wall boundary layer.","container-title":"Physics of Fluids","DOI":"10.1063/1.4944657","ISSN":"1070-6631, 1</w:delInstrText>
        </w:r>
        <w:r w:rsidR="005F12F5" w:rsidDel="00C8012D">
          <w:rPr>
            <w:rFonts w:hint="eastAsia"/>
            <w:b w:val="0"/>
            <w:bCs/>
          </w:rPr>
          <w:del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delInstrText>
        </w:r>
      </w:del>
      <w:r w:rsidR="00440829">
        <w:rPr>
          <w:rFonts w:hint="eastAsia"/>
          <w:b w:val="0"/>
          <w:bCs/>
        </w:rPr>
        <w:fldChar w:fldCharType="separate"/>
      </w:r>
      <w:ins w:id="218" w:author="Yongkai Chen" w:date="2025-03-16T11:29:00Z" w16du:dateUtc="2025-03-16T03:29:00Z">
        <w:r w:rsidR="00C8012D" w:rsidRPr="00C8012D">
          <w:rPr>
            <w:rFonts w:cs="Times New Roman"/>
            <w:kern w:val="0"/>
            <w:vertAlign w:val="superscript"/>
            <w:rPrChange w:id="219" w:author="Yongkai Chen" w:date="2025-03-16T11:29:00Z" w16du:dateUtc="2025-03-16T03:29:00Z">
              <w:rPr>
                <w:rFonts w:ascii="Times New Roman" w:hAnsi="Times New Roman" w:cs="Times New Roman"/>
                <w:kern w:val="0"/>
                <w:vertAlign w:val="superscript"/>
              </w:rPr>
            </w:rPrChange>
          </w:rPr>
          <w:t>[41]</w:t>
        </w:r>
      </w:ins>
      <w:del w:id="220" w:author="Yongkai Chen" w:date="2025-03-16T11:29:00Z" w16du:dateUtc="2025-03-16T03:29:00Z">
        <w:r w:rsidR="005F12F5" w:rsidRPr="005F12F5" w:rsidDel="00C8012D">
          <w:rPr>
            <w:kern w:val="0"/>
            <w:vertAlign w:val="superscript"/>
          </w:rPr>
          <w:delText>[40]</w:delText>
        </w:r>
      </w:del>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ins w:id="221" w:author="Yongkai Chen" w:date="2025-03-16T11:29:00Z" w16du:dateUtc="2025-03-16T03:29:00Z">
        <w:r w:rsidR="00C8012D">
          <w:rPr>
            <w:rFonts w:hint="eastAsia"/>
            <w:b w:val="0"/>
            <w:bCs/>
          </w:rPr>
          <w:instrText xml:space="preserve"> ADDIN ZOTERO_ITEM CSL_CITATION {"citationID":"ojM6Qqus","properties":{"formattedCitation":"\\super [42,43]\\nosupersub{}","plainCitation":"[42,43]","noteIndex":0},"citationItems":[{"id":219,"uris":["http://zotero.org/users/13872798/items/UCWA6GTQ"],"itemData":{"id":219,"type":"paper-conference","container-title":"47th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J."}],"accessed":{"date-parts":[["2025",1,24]]},"issued":{"date-parts":[["2017",6,5]]}}},{"id":220,"uris":["http://zotero.org/users/13872798/items/CKN7L8VT"],"itemData":{"id":220,"type":"article-journal","container-title":"AIAA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ins>
      <w:del w:id="222" w:author="Yongkai Chen" w:date="2025-03-16T11:29:00Z" w16du:dateUtc="2025-03-16T03:29:00Z">
        <w:r w:rsidR="005F12F5" w:rsidDel="00C8012D">
          <w:rPr>
            <w:rFonts w:hint="eastAsia"/>
            <w:b w:val="0"/>
            <w:bCs/>
          </w:rPr>
          <w:delInstrText xml:space="preserve"> ADDIN ZOTERO_ITEM CSL_CITATION {"citationID":"ojM6Qqus","properties":{"formattedCitation":"\\super [41,42]\\nosupersub{}","plainCitation":"[41,42]","noteIndex":0},"citationItems":[{"id":467,"uris":["http://zotero.org/users/13872798/items/UCWA6GTQ"],"itemData":{"id":467,"type":"paper-conference","container-title":"47th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delInstrText>
        </w:r>
      </w:del>
      <w:r w:rsidR="007D20C1">
        <w:rPr>
          <w:rFonts w:hint="eastAsia"/>
          <w:b w:val="0"/>
          <w:bCs/>
        </w:rPr>
        <w:fldChar w:fldCharType="separate"/>
      </w:r>
      <w:ins w:id="223" w:author="Yongkai Chen" w:date="2025-03-16T11:29:00Z" w16du:dateUtc="2025-03-16T03:29:00Z">
        <w:r w:rsidR="00C8012D" w:rsidRPr="00C8012D">
          <w:rPr>
            <w:rFonts w:cs="Times New Roman"/>
            <w:kern w:val="0"/>
            <w:vertAlign w:val="superscript"/>
            <w:rPrChange w:id="224" w:author="Yongkai Chen" w:date="2025-03-16T11:29:00Z" w16du:dateUtc="2025-03-16T03:29:00Z">
              <w:rPr>
                <w:rFonts w:ascii="Times New Roman" w:hAnsi="Times New Roman" w:cs="Times New Roman"/>
                <w:kern w:val="0"/>
                <w:vertAlign w:val="superscript"/>
              </w:rPr>
            </w:rPrChange>
          </w:rPr>
          <w:t>[42,43]</w:t>
        </w:r>
      </w:ins>
      <w:del w:id="225" w:author="Yongkai Chen" w:date="2025-03-16T11:29:00Z" w16du:dateUtc="2025-03-16T03:29:00Z">
        <w:r w:rsidR="005F12F5" w:rsidRPr="005F12F5" w:rsidDel="00C8012D">
          <w:rPr>
            <w:kern w:val="0"/>
            <w:vertAlign w:val="superscript"/>
          </w:rPr>
          <w:delText>[41,42]</w:delText>
        </w:r>
      </w:del>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ins w:id="226" w:author="Yongkai Chen" w:date="2025-03-16T11:29:00Z" w16du:dateUtc="2025-03-16T03:29:00Z">
        <w:r w:rsidR="00C8012D">
          <w:rPr>
            <w:rFonts w:hint="eastAsia"/>
            <w:b w:val="0"/>
            <w:bCs/>
          </w:rPr>
          <w:instrText xml:space="preserve"> ADDIN ZOTERO_ITEM CSL_CITATION {"citationID":"gvjkr6Oj","properties":{"formattedCitation":"\\super [44]\\nosupersub{}","plainCitation":"[44]","noteIndex":0},"citationItems":[{"id":256,"uris":["http://zotero.org/users/13872798/items/KPS23ABG"],"itemData":{"id":256,"type":"article-journal","abstract":"We perform direct numerical simulation of supersonic turbulent channel flow over cubical roughness elements, spanning bulk Mach numbers\n              \n                \n                  \n                  $M_b=0.3$\n                \n              \n              </w:instrText>
        </w:r>
        <w:r w:rsidR="00C8012D">
          <w:rPr>
            <w:rFonts w:hint="eastAsia"/>
            <w:b w:val="0"/>
            <w:bCs/>
          </w:rPr>
          <w:instrText>–</w:instrText>
        </w:r>
        <w:r w:rsidR="00C8012D">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C8012D">
          <w:rPr>
            <w:rFonts w:hint="eastAsia"/>
            <w:b w:val="0"/>
            <w:bCs/>
          </w:rPr>
          <w:instrText>–</w:instrText>
        </w:r>
        <w:r w:rsidR="00C8012D">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ins>
      <w:del w:id="227" w:author="Yongkai Chen" w:date="2025-03-16T11:29:00Z" w16du:dateUtc="2025-03-16T03:29:00Z">
        <w:r w:rsidR="005F12F5" w:rsidDel="00C8012D">
          <w:rPr>
            <w:rFonts w:hint="eastAsia"/>
            <w:b w:val="0"/>
            <w:bCs/>
          </w:rPr>
          <w:delInstrText xml:space="preserve"> ADDIN ZOTERO_ITEM CSL_CITATION {"citationID":"gvjkr6Oj","properties":{"formattedCitation":"\\super [43]\\nosupersub{}","plainCitation":"[43]","noteIndex":0},"citationItems":[{"id":424,"uris":["http://zotero.org/users/13872798/items/KPS23ABG"],"itemData":{"id":424,"type":"article-journal","abstract":"We perform direct numerical simulation of supersonic turbulent channel flow over cubical roughness elements, spanning bulk Mach numbers\n              \n                \n                  \n                  $M_b=0.3$\n                \n              \n              </w:delInstrText>
        </w:r>
        <w:r w:rsidR="005F12F5" w:rsidDel="00C8012D">
          <w:rPr>
            <w:rFonts w:hint="eastAsia"/>
            <w:b w:val="0"/>
            <w:bCs/>
          </w:rPr>
          <w:delInstrText>–</w:delInstrText>
        </w:r>
        <w:r w:rsidR="005F12F5" w:rsidDel="00C8012D">
          <w:rPr>
            <w:rFonts w:hint="eastAsia"/>
            <w:b w:val="0"/>
            <w:bCs/>
          </w:rPr>
          <w:del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delInstrText>
        </w:r>
        <w:r w:rsidR="005F12F5" w:rsidDel="00C8012D">
          <w:rPr>
            <w:rFonts w:hint="eastAsia"/>
            <w:b w:val="0"/>
            <w:bCs/>
          </w:rPr>
          <w:delInstrText>–</w:delInstrText>
        </w:r>
        <w:r w:rsidR="005F12F5" w:rsidDel="00C8012D">
          <w:rPr>
            <w:rFonts w:hint="eastAsia"/>
            <w:b w:val="0"/>
            <w:bCs/>
          </w:rPr>
          <w:del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delInstrText>
        </w:r>
      </w:del>
      <w:r w:rsidR="00150D32">
        <w:rPr>
          <w:rFonts w:hint="eastAsia"/>
          <w:b w:val="0"/>
          <w:bCs/>
        </w:rPr>
        <w:fldChar w:fldCharType="separate"/>
      </w:r>
      <w:ins w:id="228" w:author="Yongkai Chen" w:date="2025-03-16T11:29:00Z" w16du:dateUtc="2025-03-16T03:29:00Z">
        <w:r w:rsidR="00C8012D" w:rsidRPr="00C8012D">
          <w:rPr>
            <w:rFonts w:cs="Times New Roman"/>
            <w:kern w:val="0"/>
            <w:vertAlign w:val="superscript"/>
            <w:rPrChange w:id="229" w:author="Yongkai Chen" w:date="2025-03-16T11:29:00Z" w16du:dateUtc="2025-03-16T03:29:00Z">
              <w:rPr>
                <w:rFonts w:ascii="Times New Roman" w:hAnsi="Times New Roman" w:cs="Times New Roman"/>
                <w:kern w:val="0"/>
                <w:vertAlign w:val="superscript"/>
              </w:rPr>
            </w:rPrChange>
          </w:rPr>
          <w:t>[44]</w:t>
        </w:r>
      </w:ins>
      <w:del w:id="230" w:author="Yongkai Chen" w:date="2025-03-16T11:29:00Z" w16du:dateUtc="2025-03-16T03:29:00Z">
        <w:r w:rsidR="005F12F5" w:rsidRPr="005F12F5" w:rsidDel="00C8012D">
          <w:rPr>
            <w:kern w:val="0"/>
            <w:vertAlign w:val="superscript"/>
          </w:rPr>
          <w:delText>[43]</w:delText>
        </w:r>
      </w:del>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ins w:id="231" w:author="Yongkai Chen" w:date="2025-03-16T11:29:00Z" w16du:dateUtc="2025-03-16T03:29:00Z">
        <w:r w:rsidR="00C8012D">
          <w:rPr>
            <w:rFonts w:hint="eastAsia"/>
            <w:b w:val="0"/>
            <w:bCs/>
          </w:rPr>
          <w:instrText xml:space="preserve"> ADDIN ZOTERO_ITEM CSL_CITATION {"citationID":"c2o1hBCE","properties":{"formattedCitation":"\\super [45]\\nosupersub{}","plainCitation":"[45]","noteIndex":0},"citationItems":[{"id":257,"uris":["http://zotero.org/users/13872798/items/R7C7XQY6"],"itemData":{"id":257,"type":"article-journal","abstract":"Compressible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C8012D">
          <w:rPr>
            <w:rFonts w:hint="eastAsia"/>
            <w:b w:val="0"/>
            <w:bCs/>
          </w:rPr>
          <w:instrText>¼</w:instrText>
        </w:r>
        <w:r w:rsidR="00C8012D">
          <w:rPr>
            <w:rFonts w:hint="eastAsia"/>
            <w:b w:val="0"/>
            <w:bCs/>
          </w:rPr>
          <w:instrText xml:space="preserve"> 2.25</w:instrText>
        </w:r>
        <w:r w:rsidR="00C8012D">
          <w:rPr>
            <w:rFonts w:hint="eastAsia"/>
            <w:b w:val="0"/>
            <w:bCs/>
          </w:rPr>
          <w:instrText>–</w:instrText>
        </w:r>
        <w:r w:rsidR="00C8012D">
          <w:rPr>
            <w:rFonts w:hint="eastAsia"/>
            <w:b w:val="0"/>
            <w:bCs/>
          </w:rPr>
          <w:instrText xml:space="preserve">7.25) and different ratios of wall-to-recovery temperature (Tw/Taw </w:instrText>
        </w:r>
        <w:r w:rsidR="00C8012D">
          <w:rPr>
            <w:rFonts w:hint="eastAsia"/>
            <w:b w:val="0"/>
            <w:bCs/>
          </w:rPr>
          <w:instrText>¼</w:instrText>
        </w:r>
        <w:r w:rsidR="00C8012D">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C8012D">
          <w:rPr>
            <w:rFonts w:hint="eastAsia"/>
            <w:b w:val="0"/>
            <w:bCs/>
          </w:rPr>
          <w:instrText>–</w:instrText>
        </w:r>
        <w:r w:rsidR="00C8012D">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ins>
      <w:del w:id="232" w:author="Yongkai Chen" w:date="2025-03-16T11:29:00Z" w16du:dateUtc="2025-03-16T03:29:00Z">
        <w:r w:rsidR="005F12F5" w:rsidDel="00C8012D">
          <w:rPr>
            <w:rFonts w:hint="eastAsia"/>
            <w:b w:val="0"/>
            <w:bCs/>
          </w:rPr>
          <w:delInstrText xml:space="preserve"> ADDIN ZOTERO_ITEM CSL_CITATION {"citationID":"c2o1hBCE","properties":{"formattedCitation":"\\super [44]\\nosupersub{}","plainCitation":"[44]","noteIndex":0},"citationItems":[{"id":423,"uris":["http://zotero.org/users/13872798/items/R7C7XQY6"],"itemData":{"id":423,"type":"article-journal","abstract":"Compressible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delInstrText>
        </w:r>
        <w:r w:rsidR="005F12F5" w:rsidDel="00C8012D">
          <w:rPr>
            <w:rFonts w:hint="eastAsia"/>
            <w:b w:val="0"/>
            <w:bCs/>
          </w:rPr>
          <w:delInstrText>¼</w:delInstrText>
        </w:r>
        <w:r w:rsidR="005F12F5" w:rsidDel="00C8012D">
          <w:rPr>
            <w:rFonts w:hint="eastAsia"/>
            <w:b w:val="0"/>
            <w:bCs/>
          </w:rPr>
          <w:delInstrText xml:space="preserve"> 2.25</w:delInstrText>
        </w:r>
        <w:r w:rsidR="005F12F5" w:rsidDel="00C8012D">
          <w:rPr>
            <w:rFonts w:hint="eastAsia"/>
            <w:b w:val="0"/>
            <w:bCs/>
          </w:rPr>
          <w:delInstrText>–</w:delInstrText>
        </w:r>
        <w:r w:rsidR="005F12F5" w:rsidDel="00C8012D">
          <w:rPr>
            <w:rFonts w:hint="eastAsia"/>
            <w:b w:val="0"/>
            <w:bCs/>
          </w:rPr>
          <w:delInstrText xml:space="preserve">7.25) and different ratios of wall-to-recovery temperature (Tw/Taw </w:delInstrText>
        </w:r>
        <w:r w:rsidR="005F12F5" w:rsidDel="00C8012D">
          <w:rPr>
            <w:rFonts w:hint="eastAsia"/>
            <w:b w:val="0"/>
            <w:bCs/>
          </w:rPr>
          <w:delInstrText>¼</w:delInstrText>
        </w:r>
        <w:r w:rsidR="005F12F5" w:rsidDel="00C8012D">
          <w:rPr>
            <w:rFonts w:hint="eastAsia"/>
            <w:b w:val="0"/>
            <w:bCs/>
          </w:rPr>
          <w:del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delInstrText>
        </w:r>
        <w:r w:rsidR="005F12F5" w:rsidDel="00C8012D">
          <w:rPr>
            <w:rFonts w:hint="eastAsia"/>
            <w:b w:val="0"/>
            <w:bCs/>
          </w:rPr>
          <w:delInstrText>–</w:delInstrText>
        </w:r>
        <w:r w:rsidR="005F12F5" w:rsidDel="00C8012D">
          <w:rPr>
            <w:rFonts w:hint="eastAsia"/>
            <w:b w:val="0"/>
            <w:bCs/>
          </w:rPr>
          <w:del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delInstrText>
        </w:r>
      </w:del>
      <w:r w:rsidR="001F3417">
        <w:rPr>
          <w:rFonts w:hint="eastAsia"/>
          <w:b w:val="0"/>
          <w:bCs/>
        </w:rPr>
        <w:fldChar w:fldCharType="separate"/>
      </w:r>
      <w:ins w:id="233" w:author="Yongkai Chen" w:date="2025-03-16T11:29:00Z" w16du:dateUtc="2025-03-16T03:29:00Z">
        <w:r w:rsidR="00C8012D" w:rsidRPr="00C8012D">
          <w:rPr>
            <w:rFonts w:cs="Times New Roman"/>
            <w:kern w:val="0"/>
            <w:vertAlign w:val="superscript"/>
            <w:rPrChange w:id="234" w:author="Yongkai Chen" w:date="2025-03-16T11:29:00Z" w16du:dateUtc="2025-03-16T03:29:00Z">
              <w:rPr>
                <w:rFonts w:ascii="Times New Roman" w:hAnsi="Times New Roman" w:cs="Times New Roman"/>
                <w:kern w:val="0"/>
                <w:vertAlign w:val="superscript"/>
              </w:rPr>
            </w:rPrChange>
          </w:rPr>
          <w:t>[45]</w:t>
        </w:r>
      </w:ins>
      <w:del w:id="235" w:author="Yongkai Chen" w:date="2025-03-16T11:29:00Z" w16du:dateUtc="2025-03-16T03:29:00Z">
        <w:r w:rsidR="005F12F5" w:rsidRPr="005F12F5" w:rsidDel="00C8012D">
          <w:rPr>
            <w:kern w:val="0"/>
            <w:vertAlign w:val="superscript"/>
          </w:rPr>
          <w:delText>[44]</w:delText>
        </w:r>
      </w:del>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w:t>
      </w:r>
      <w:r w:rsidR="007B2206">
        <w:rPr>
          <w:rFonts w:hint="eastAsia"/>
          <w:b w:val="0"/>
          <w:bCs/>
        </w:rPr>
        <w:lastRenderedPageBreak/>
        <w:t>较小，但对壁温变化敏感</w:t>
      </w:r>
      <w:r w:rsidR="002F06E7">
        <w:rPr>
          <w:rFonts w:hint="eastAsia"/>
          <w:b w:val="0"/>
          <w:bCs/>
        </w:rPr>
        <w:t>。</w:t>
      </w:r>
      <w:r w:rsidR="00581719" w:rsidRPr="00A80390">
        <w:rPr>
          <w:rFonts w:hint="eastAsia"/>
        </w:rPr>
        <w:t>由于这些研究</w:t>
      </w:r>
      <w:r w:rsidR="00564A3D">
        <w:rPr>
          <w:rFonts w:hint="eastAsia"/>
        </w:rPr>
        <w:t>的流动和粗糙元类型存在差异</w:t>
      </w:r>
      <w:r w:rsidR="0093192F" w:rsidRPr="00A80390">
        <w:rPr>
          <w:rFonts w:hint="eastAsia"/>
        </w:rPr>
        <w:t>，</w:t>
      </w:r>
      <w:r w:rsidR="00D25B33" w:rsidRPr="00A80390">
        <w:rPr>
          <w:rFonts w:hint="eastAsia"/>
        </w:rPr>
        <w:t>这一争议</w:t>
      </w:r>
      <w:r w:rsidR="00C67FE6" w:rsidRPr="00A80390">
        <w:rPr>
          <w:rFonts w:hint="eastAsia"/>
        </w:rPr>
        <w:t>需要</w:t>
      </w:r>
      <w:r w:rsidR="008912B0" w:rsidRPr="00A80390">
        <w:rPr>
          <w:rFonts w:hint="eastAsia"/>
        </w:rPr>
        <w:t>更多的数据进行支撑</w:t>
      </w:r>
      <w:r w:rsidR="00A636CD" w:rsidRPr="00A80390">
        <w:rPr>
          <w:rFonts w:hint="eastAsia"/>
        </w:rPr>
        <w:t>。</w:t>
      </w:r>
      <w:r w:rsidR="009D3ED2" w:rsidRPr="00A80390">
        <w:rPr>
          <w:rFonts w:hint="eastAsia"/>
        </w:rPr>
        <w:t>尽管如此，</w:t>
      </w:r>
      <w:r w:rsidR="00AF058F">
        <w:rPr>
          <w:rFonts w:hint="eastAsia"/>
        </w:rPr>
        <w:t>以上研究均表明了</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ins w:id="236" w:author="Yongkai Chen" w:date="2025-03-16T11:29:00Z" w16du:dateUtc="2025-03-16T03:29:00Z">
        <w:r w:rsidR="00C8012D">
          <w:rPr>
            <w:rFonts w:hint="eastAsia"/>
            <w:b w:val="0"/>
            <w:bCs/>
          </w:rPr>
          <w:instrText xml:space="preserve"> ADDIN ZOTERO_ITEM CSL_CITATION {"citationID":"ST6gc7TM","properties":{"formattedCitation":"\\super [46]\\nosupersub{}","plainCitation":"[46]","noteIndex":0},"citationItems":[{"id":150,"uris":["http://zotero.org/users/13872798/items/NHRMVIWY"],"itemData":{"id":150,"type":"article-journal","abstract":"In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ins>
      <w:del w:id="237" w:author="Yongkai Chen" w:date="2025-03-16T11:29:00Z" w16du:dateUtc="2025-03-16T03:29:00Z">
        <w:r w:rsidR="00E0373E" w:rsidDel="00C8012D">
          <w:rPr>
            <w:rFonts w:hint="eastAsia"/>
            <w:b w:val="0"/>
            <w:bCs/>
          </w:rPr>
          <w:delInstrText xml:space="preserve"> ADDIN ZOTERO_ITEM CSL_CITATION {"citationID":"ST6gc7TM","properties":{"formattedCitation":"\\super [45]\\nosupersub{}","plainCitation":"[45]","noteIndex":0},"citationItems":[{"id":270,"uris":["http://zotero.org/users/13872798/items/NHRMVIWY"],"itemData":{"id":270,"type":"article-journal","abstract":"In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delInstrText>
        </w:r>
      </w:del>
      <w:r w:rsidR="006D5D7F">
        <w:rPr>
          <w:rFonts w:hint="eastAsia"/>
          <w:b w:val="0"/>
          <w:bCs/>
        </w:rPr>
        <w:fldChar w:fldCharType="separate"/>
      </w:r>
      <w:ins w:id="238" w:author="Yongkai Chen" w:date="2025-03-16T11:29:00Z" w16du:dateUtc="2025-03-16T03:29:00Z">
        <w:r w:rsidR="00C8012D" w:rsidRPr="00C8012D">
          <w:rPr>
            <w:rFonts w:cs="Times New Roman"/>
            <w:kern w:val="0"/>
            <w:vertAlign w:val="superscript"/>
            <w:rPrChange w:id="239" w:author="Yongkai Chen" w:date="2025-03-16T11:29:00Z" w16du:dateUtc="2025-03-16T03:29:00Z">
              <w:rPr>
                <w:rFonts w:ascii="Times New Roman" w:hAnsi="Times New Roman" w:cs="Times New Roman"/>
                <w:kern w:val="0"/>
                <w:vertAlign w:val="superscript"/>
              </w:rPr>
            </w:rPrChange>
          </w:rPr>
          <w:t>[46]</w:t>
        </w:r>
      </w:ins>
      <w:del w:id="240" w:author="Yongkai Chen" w:date="2025-03-16T11:29:00Z" w16du:dateUtc="2025-03-16T03:29:00Z">
        <w:r w:rsidR="00E0373E" w:rsidRPr="00E0373E" w:rsidDel="00C8012D">
          <w:rPr>
            <w:kern w:val="0"/>
            <w:vertAlign w:val="superscript"/>
          </w:rPr>
          <w:delText>[45]</w:delText>
        </w:r>
      </w:del>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241" w:name="OLE_LINK1"/>
      <w:r w:rsidR="001A51EF" w:rsidRPr="00402253">
        <w:rPr>
          <w:rFonts w:hint="eastAsia"/>
          <w:b w:val="0"/>
          <w:bCs/>
        </w:rPr>
        <w:t>胀缩运动</w:t>
      </w:r>
      <w:bookmarkEnd w:id="24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D1458A">
        <w:rPr>
          <w:rFonts w:hint="eastAsia"/>
        </w:rPr>
        <w:t>综上，</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513045C9" w:rsidR="00B73723" w:rsidRDefault="00B73723" w:rsidP="00965306">
      <w:pPr>
        <w:pStyle w:val="section"/>
        <w:ind w:firstLine="489"/>
        <w:rPr>
          <w:rFonts w:hint="eastAsia"/>
        </w:rPr>
      </w:pPr>
      <w:r>
        <w:rPr>
          <w:rFonts w:hint="eastAsia"/>
        </w:rPr>
        <w:t xml:space="preserve">1.3 </w:t>
      </w:r>
      <w:r w:rsidR="00950B9E">
        <w:rPr>
          <w:rFonts w:hint="eastAsia"/>
        </w:rPr>
        <w:t>小结</w:t>
      </w:r>
    </w:p>
    <w:p w14:paraId="06C61FC5" w14:textId="1D4AC69C" w:rsidR="00315487" w:rsidRPr="006A6B41" w:rsidRDefault="003D11E0" w:rsidP="00FE73E6">
      <w:pPr>
        <w:snapToGrid w:val="0"/>
        <w:spacing w:line="440" w:lineRule="exact"/>
        <w:ind w:firstLineChars="200" w:firstLine="480"/>
        <w:rPr>
          <w:bCs/>
          <w:sz w:val="24"/>
        </w:rPr>
      </w:pPr>
      <w:r>
        <w:rPr>
          <w:rFonts w:hint="eastAsia"/>
          <w:bCs/>
          <w:sz w:val="24"/>
        </w:rPr>
        <w:t>综合国内外发展现状，</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w:t>
      </w:r>
      <w:r w:rsidR="00F536AF">
        <w:rPr>
          <w:rFonts w:hint="eastAsia"/>
          <w:bCs/>
          <w:sz w:val="24"/>
        </w:rPr>
        <w:t>其与</w:t>
      </w:r>
      <w:r w:rsidR="00302175">
        <w:rPr>
          <w:rFonts w:hint="eastAsia"/>
          <w:bCs/>
          <w:sz w:val="24"/>
        </w:rPr>
        <w:t>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C456E9">
        <w:rPr>
          <w:rFonts w:hint="eastAsia"/>
          <w:bCs/>
          <w:sz w:val="24"/>
        </w:rPr>
        <w:t>和生成式</w:t>
      </w:r>
      <w:r w:rsidR="00C456E9">
        <w:rPr>
          <w:rFonts w:hint="eastAsia"/>
          <w:bCs/>
          <w:sz w:val="24"/>
        </w:rPr>
        <w:t>AI</w:t>
      </w:r>
      <w:r w:rsidR="00C456E9">
        <w:rPr>
          <w:rFonts w:hint="eastAsia"/>
          <w:bCs/>
          <w:sz w:val="24"/>
        </w:rPr>
        <w:t>技术</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ins w:id="242" w:author="Yongkai Chen" w:date="2025-03-16T11:29:00Z" w16du:dateUtc="2025-03-16T03:29:00Z">
        <w:r w:rsidR="00C8012D">
          <w:rPr>
            <w:bCs/>
            <w:sz w:val="24"/>
          </w:rPr>
          <w:instrText xml:space="preserve"> ADDIN ZOTERO_ITEM CSL_CITATION {"citationID":"cm4TbB1Y","properties":{"formattedCitation":"\\super [16,17]\\nosupersub{}","plainCitation":"[16,17]","noteIndex":0},"citationItems":[{"id":199,"uris":["http://zotero.org/users/13872798/items/U7YA4HKA"],"itemData":{"id":199,"type":"article-journal","container-title":"Physical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198,"uris":["http://zotero.org/users/13872798/items/M5RYVPCL"],"itemData":{"id":198,"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ins>
      <w:del w:id="243" w:author="Yongkai Chen" w:date="2025-03-16T11:29:00Z" w16du:dateUtc="2025-03-16T03:29:00Z">
        <w:r w:rsidR="00F07C88" w:rsidDel="00C8012D">
          <w:rPr>
            <w:bCs/>
            <w:sz w:val="24"/>
          </w:rPr>
          <w:delInstrText xml:space="preserve"> ADDIN ZOTERO_ITEM CSL_CITATION {"citationID":"cm4TbB1Y","properties":{"formattedCitation":"\\super [16,17]\\nosupersub{}","plainCitation":"[16,17]","noteIndex":0},"citationItems":[{"id":510,"uris":["http://zotero.org/users/13872798/items/U7YA4HKA"],"itemData":{"id":510,"type":"article-journal","container-title":"Physical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delInstrText>
        </w:r>
      </w:del>
      <w:r w:rsidR="00223334" w:rsidRPr="006A6B41">
        <w:rPr>
          <w:bCs/>
          <w:sz w:val="24"/>
        </w:rPr>
        <w:fldChar w:fldCharType="separate"/>
      </w:r>
      <w:r w:rsidR="00F07C88" w:rsidRPr="00F07C88">
        <w:rPr>
          <w:kern w:val="0"/>
          <w:sz w:val="24"/>
          <w:vertAlign w:val="superscript"/>
        </w:rPr>
        <w:t>[16,17]</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629D96A8" w:rsidR="00272073" w:rsidRDefault="00272073" w:rsidP="00274CC4">
      <w:pPr>
        <w:tabs>
          <w:tab w:val="left" w:pos="5408"/>
          <w:tab w:val="left" w:pos="6517"/>
        </w:tabs>
        <w:snapToGrid w:val="0"/>
        <w:spacing w:line="440" w:lineRule="exact"/>
        <w:ind w:firstLineChars="200" w:firstLine="480"/>
        <w:rPr>
          <w:bCs/>
          <w:sz w:val="24"/>
        </w:rPr>
      </w:pPr>
    </w:p>
    <w:p w14:paraId="7198207F" w14:textId="77777777" w:rsidR="00F810CE" w:rsidRDefault="00095CB7" w:rsidP="00EB09B6">
      <w:pPr>
        <w:pStyle w:val="Bibliography"/>
        <w:ind w:left="0" w:firstLine="0"/>
        <w:rPr>
          <w:ins w:id="244" w:author="Yongkai Chen" w:date="2025-03-16T16:28:00Z" w16du:dateUtc="2025-03-16T08:28:00Z"/>
          <w:kern w:val="0"/>
        </w:rPr>
        <w:pPrChange w:id="245" w:author="Chen, Yongkai" w:date="2025-03-17T11:05:00Z" w16du:dateUtc="2025-03-17T03:05:00Z">
          <w:pPr>
            <w:autoSpaceDE w:val="0"/>
            <w:autoSpaceDN w:val="0"/>
            <w:adjustRightInd w:val="0"/>
          </w:pPr>
        </w:pPrChange>
      </w:pPr>
      <w:r>
        <w:fldChar w:fldCharType="begin"/>
      </w:r>
      <w:ins w:id="246" w:author="Yongkai Chen" w:date="2025-03-16T16:28:00Z" w16du:dateUtc="2025-03-16T08:28:00Z">
        <w:r w:rsidR="00F810CE">
          <w:instrText xml:space="preserve"> ADDIN ZOTERO_BIBL {"uncited":[],"omitted":[],"custom":[]} CSL_BIBLIOGRAPHY </w:instrText>
        </w:r>
      </w:ins>
      <w:del w:id="247" w:author="Yongkai Chen" w:date="2025-03-16T11:29:00Z" w16du:dateUtc="2025-03-16T03:29:00Z">
        <w:r w:rsidR="00E0373E" w:rsidDel="00C8012D">
          <w:delInstrText xml:space="preserve"> ADDIN ZOTERO_BIBL {"uncited":[],"omitted":[],"custom":[]} CSL_BIBLIOGRAPHY </w:delInstrText>
        </w:r>
      </w:del>
      <w:r>
        <w:fldChar w:fldCharType="separate"/>
      </w:r>
      <w:ins w:id="248" w:author="Yongkai Chen" w:date="2025-03-16T16:28:00Z" w16du:dateUtc="2025-03-16T08:28:00Z">
        <w:r w:rsidR="00F810CE">
          <w:rPr>
            <w:kern w:val="0"/>
          </w:rPr>
          <w:t>[1]</w:t>
        </w:r>
        <w:r w:rsidR="00F810CE">
          <w:rPr>
            <w:kern w:val="0"/>
          </w:rPr>
          <w:tab/>
        </w:r>
        <w:r w:rsidR="00F810CE">
          <w:rPr>
            <w:kern w:val="0"/>
          </w:rPr>
          <w:t>柴山</w:t>
        </w:r>
        <w:r w:rsidR="00F810CE">
          <w:rPr>
            <w:kern w:val="0"/>
          </w:rPr>
          <w:t xml:space="preserve">. </w:t>
        </w:r>
        <w:r w:rsidR="00F810CE">
          <w:rPr>
            <w:kern w:val="0"/>
          </w:rPr>
          <w:t>高超声速武器优势何在</w:t>
        </w:r>
        <w:r w:rsidR="00F810CE">
          <w:rPr>
            <w:kern w:val="0"/>
          </w:rPr>
          <w:t xml:space="preserve">[J]. </w:t>
        </w:r>
        <w:r w:rsidR="00F810CE">
          <w:rPr>
            <w:kern w:val="0"/>
          </w:rPr>
          <w:t>解放军报</w:t>
        </w:r>
        <w:r w:rsidR="00F810CE">
          <w:rPr>
            <w:kern w:val="0"/>
          </w:rPr>
          <w:t>.</w:t>
        </w:r>
      </w:ins>
    </w:p>
    <w:p w14:paraId="7423A8DC" w14:textId="77777777" w:rsidR="00F810CE" w:rsidRDefault="00F810CE" w:rsidP="00EB09B6">
      <w:pPr>
        <w:pStyle w:val="Bibliography"/>
        <w:ind w:left="0" w:firstLine="0"/>
        <w:rPr>
          <w:ins w:id="249" w:author="Yongkai Chen" w:date="2025-03-16T16:28:00Z" w16du:dateUtc="2025-03-16T08:28:00Z"/>
          <w:kern w:val="0"/>
        </w:rPr>
        <w:pPrChange w:id="250" w:author="Chen, Yongkai" w:date="2025-03-17T11:05:00Z" w16du:dateUtc="2025-03-17T03:05:00Z">
          <w:pPr>
            <w:autoSpaceDE w:val="0"/>
            <w:autoSpaceDN w:val="0"/>
            <w:adjustRightInd w:val="0"/>
          </w:pPr>
        </w:pPrChange>
      </w:pPr>
      <w:ins w:id="251" w:author="Yongkai Chen" w:date="2025-03-16T16:28:00Z" w16du:dateUtc="2025-03-16T08:28:00Z">
        <w:r>
          <w:rPr>
            <w:kern w:val="0"/>
          </w:rPr>
          <w:t>[2]</w:t>
        </w:r>
        <w:r>
          <w:rPr>
            <w:kern w:val="0"/>
          </w:rPr>
          <w:tab/>
          <w:t>Kadivar M, Tormey D, McGranaghan G. A review on turbulent flow over rough surfaces: Fundamentals and theories[J]. International Journal of Thermofluids, 2021, 10: 100077.</w:t>
        </w:r>
      </w:ins>
    </w:p>
    <w:p w14:paraId="17120286" w14:textId="77777777" w:rsidR="00F810CE" w:rsidRDefault="00F810CE" w:rsidP="00EB09B6">
      <w:pPr>
        <w:pStyle w:val="Bibliography"/>
        <w:ind w:left="0" w:firstLine="0"/>
        <w:rPr>
          <w:ins w:id="252" w:author="Yongkai Chen" w:date="2025-03-16T16:28:00Z" w16du:dateUtc="2025-03-16T08:28:00Z"/>
          <w:kern w:val="0"/>
        </w:rPr>
        <w:pPrChange w:id="253" w:author="Chen, Yongkai" w:date="2025-03-17T11:05:00Z" w16du:dateUtc="2025-03-17T03:05:00Z">
          <w:pPr>
            <w:autoSpaceDE w:val="0"/>
            <w:autoSpaceDN w:val="0"/>
            <w:adjustRightInd w:val="0"/>
          </w:pPr>
        </w:pPrChange>
      </w:pPr>
      <w:ins w:id="254" w:author="Yongkai Chen" w:date="2025-03-16T16:28:00Z" w16du:dateUtc="2025-03-16T08:28:00Z">
        <w:r>
          <w:rPr>
            <w:kern w:val="0"/>
          </w:rPr>
          <w:t>[3]</w:t>
        </w:r>
        <w:r>
          <w:rPr>
            <w:kern w:val="0"/>
          </w:rPr>
          <w:tab/>
          <w: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t>
        </w:r>
      </w:ins>
    </w:p>
    <w:p w14:paraId="28F7993C" w14:textId="77777777" w:rsidR="00F810CE" w:rsidRDefault="00F810CE" w:rsidP="00EB09B6">
      <w:pPr>
        <w:pStyle w:val="Bibliography"/>
        <w:ind w:left="0" w:firstLine="0"/>
        <w:rPr>
          <w:ins w:id="255" w:author="Yongkai Chen" w:date="2025-03-16T16:28:00Z" w16du:dateUtc="2025-03-16T08:28:00Z"/>
          <w:kern w:val="0"/>
        </w:rPr>
        <w:pPrChange w:id="256" w:author="Chen, Yongkai" w:date="2025-03-17T11:05:00Z" w16du:dateUtc="2025-03-17T03:05:00Z">
          <w:pPr>
            <w:autoSpaceDE w:val="0"/>
            <w:autoSpaceDN w:val="0"/>
            <w:adjustRightInd w:val="0"/>
          </w:pPr>
        </w:pPrChange>
      </w:pPr>
      <w:ins w:id="257" w:author="Yongkai Chen" w:date="2025-03-16T16:28:00Z" w16du:dateUtc="2025-03-16T08:28:00Z">
        <w:r>
          <w:rPr>
            <w:kern w:val="0"/>
          </w:rPr>
          <w:t>[4]</w:t>
        </w:r>
        <w:r>
          <w:rPr>
            <w:kern w:val="0"/>
          </w:rPr>
          <w:tab/>
          <w:t>Lam R, Sanchez-Gonzalez A, Willson M, Wirnsberger P, Fortunato M, Alet F, Ravuri S, Ewalds T, Eaton-Rosen Z, Hu W, Merose A, Hoyer S, Holland G, Vinyals O, Stott J, Pritzel A, Mohamed S, Battaglia P. arXiv, 2023. GraphCast: Learning skillful medium-range global weather forecasting[J]. , 2023.</w:t>
        </w:r>
      </w:ins>
    </w:p>
    <w:p w14:paraId="3DBE625F" w14:textId="77777777" w:rsidR="00F810CE" w:rsidRDefault="00F810CE" w:rsidP="00EB09B6">
      <w:pPr>
        <w:pStyle w:val="Bibliography"/>
        <w:ind w:left="0" w:firstLine="0"/>
        <w:rPr>
          <w:ins w:id="258" w:author="Yongkai Chen" w:date="2025-03-16T16:28:00Z" w16du:dateUtc="2025-03-16T08:28:00Z"/>
          <w:kern w:val="0"/>
        </w:rPr>
        <w:pPrChange w:id="259" w:author="Chen, Yongkai" w:date="2025-03-17T11:05:00Z" w16du:dateUtc="2025-03-17T03:05:00Z">
          <w:pPr>
            <w:autoSpaceDE w:val="0"/>
            <w:autoSpaceDN w:val="0"/>
            <w:adjustRightInd w:val="0"/>
          </w:pPr>
        </w:pPrChange>
      </w:pPr>
      <w:ins w:id="260" w:author="Yongkai Chen" w:date="2025-03-16T16:28:00Z" w16du:dateUtc="2025-03-16T08:28:00Z">
        <w:r>
          <w:rPr>
            <w:kern w:val="0"/>
          </w:rPr>
          <w:t>[5]</w:t>
        </w:r>
        <w:r>
          <w:rPr>
            <w:kern w:val="0"/>
          </w:rPr>
          <w:tab/>
          <w:t>Dhariwal P, Nichol A. Diffusion Models Beat GANs on Image Synthesis[J]. .</w:t>
        </w:r>
      </w:ins>
    </w:p>
    <w:p w14:paraId="4BD0AC9B" w14:textId="77777777" w:rsidR="00F810CE" w:rsidRDefault="00F810CE" w:rsidP="00EB09B6">
      <w:pPr>
        <w:pStyle w:val="Bibliography"/>
        <w:ind w:left="0" w:firstLine="0"/>
        <w:rPr>
          <w:ins w:id="261" w:author="Yongkai Chen" w:date="2025-03-16T16:28:00Z" w16du:dateUtc="2025-03-16T08:28:00Z"/>
          <w:kern w:val="0"/>
        </w:rPr>
        <w:pPrChange w:id="262" w:author="Chen, Yongkai" w:date="2025-03-17T11:05:00Z" w16du:dateUtc="2025-03-17T03:05:00Z">
          <w:pPr>
            <w:autoSpaceDE w:val="0"/>
            <w:autoSpaceDN w:val="0"/>
            <w:adjustRightInd w:val="0"/>
          </w:pPr>
        </w:pPrChange>
      </w:pPr>
      <w:ins w:id="263" w:author="Yongkai Chen" w:date="2025-03-16T16:28:00Z" w16du:dateUtc="2025-03-16T08:28:00Z">
        <w:r>
          <w:rPr>
            <w:kern w:val="0"/>
          </w:rPr>
          <w:t>[6]</w:t>
        </w:r>
        <w:r>
          <w:rPr>
            <w:kern w:val="0"/>
          </w:rPr>
          <w:tab/>
          <w:t xml:space="preserve">Vaswani A, Shazeer N, Parmar N, Uszkoreit J, Jones L, Gomez A N, Kaiser Ł, Polosukhin I. </w:t>
        </w:r>
        <w:r>
          <w:rPr>
            <w:kern w:val="0"/>
          </w:rPr>
          <w:lastRenderedPageBreak/>
          <w:t>Attention is All you Need[J]. .</w:t>
        </w:r>
      </w:ins>
    </w:p>
    <w:p w14:paraId="1F7A84D6" w14:textId="77777777" w:rsidR="00F810CE" w:rsidRDefault="00F810CE" w:rsidP="00EB09B6">
      <w:pPr>
        <w:pStyle w:val="Bibliography"/>
        <w:ind w:left="0" w:firstLine="0"/>
        <w:rPr>
          <w:ins w:id="264" w:author="Yongkai Chen" w:date="2025-03-16T16:28:00Z" w16du:dateUtc="2025-03-16T08:28:00Z"/>
          <w:kern w:val="0"/>
        </w:rPr>
        <w:pPrChange w:id="265" w:author="Chen, Yongkai" w:date="2025-03-17T11:05:00Z" w16du:dateUtc="2025-03-17T03:05:00Z">
          <w:pPr>
            <w:autoSpaceDE w:val="0"/>
            <w:autoSpaceDN w:val="0"/>
            <w:adjustRightInd w:val="0"/>
          </w:pPr>
        </w:pPrChange>
      </w:pPr>
      <w:ins w:id="266" w:author="Yongkai Chen" w:date="2025-03-16T16:28:00Z" w16du:dateUtc="2025-03-16T08:28:00Z">
        <w:r>
          <w:rPr>
            <w:kern w:val="0"/>
          </w:rPr>
          <w:t>[7]</w:t>
        </w:r>
        <w:r>
          <w:rPr>
            <w:kern w:val="0"/>
          </w:rPr>
          <w:tab/>
          <w:t>Stroh A, Schäfer K, Frohnapfel B, Forooghi P. Rearrangement of secondary flow over spanwise heterogeneous roughness[J]. Journal of Fluid Mechanics, 2020, 885: R5.</w:t>
        </w:r>
      </w:ins>
    </w:p>
    <w:p w14:paraId="3A46C701" w14:textId="77777777" w:rsidR="00F810CE" w:rsidRDefault="00F810CE" w:rsidP="00EB09B6">
      <w:pPr>
        <w:pStyle w:val="Bibliography"/>
        <w:ind w:left="0" w:firstLine="0"/>
        <w:rPr>
          <w:ins w:id="267" w:author="Yongkai Chen" w:date="2025-03-16T16:28:00Z" w16du:dateUtc="2025-03-16T08:28:00Z"/>
          <w:kern w:val="0"/>
        </w:rPr>
        <w:pPrChange w:id="268" w:author="Chen, Yongkai" w:date="2025-03-17T11:05:00Z" w16du:dateUtc="2025-03-17T03:05:00Z">
          <w:pPr>
            <w:autoSpaceDE w:val="0"/>
            <w:autoSpaceDN w:val="0"/>
            <w:adjustRightInd w:val="0"/>
          </w:pPr>
        </w:pPrChange>
      </w:pPr>
      <w:ins w:id="269" w:author="Yongkai Chen" w:date="2025-03-16T16:28:00Z" w16du:dateUtc="2025-03-16T08:28:00Z">
        <w:r>
          <w:rPr>
            <w:kern w:val="0"/>
          </w:rPr>
          <w:t>[8]</w:t>
        </w:r>
        <w:r>
          <w:rPr>
            <w:kern w:val="0"/>
          </w:rPr>
          <w:tab/>
          <w:t>Forooghi P, Stroh A, Schlatter P, Frohnapfel B. Direct numerical simulation of flow over dissimilar, randomly distributed roughness elements: A systematic study on the effect of surface morphology on turbulence[J]. Physical Review Fluids, 2018, 3(4): 044605.</w:t>
        </w:r>
      </w:ins>
    </w:p>
    <w:p w14:paraId="484D5338" w14:textId="77777777" w:rsidR="00F810CE" w:rsidRDefault="00F810CE" w:rsidP="00EB09B6">
      <w:pPr>
        <w:pStyle w:val="Bibliography"/>
        <w:ind w:left="0" w:firstLine="0"/>
        <w:rPr>
          <w:ins w:id="270" w:author="Yongkai Chen" w:date="2025-03-16T16:28:00Z" w16du:dateUtc="2025-03-16T08:28:00Z"/>
          <w:kern w:val="0"/>
        </w:rPr>
        <w:pPrChange w:id="271" w:author="Chen, Yongkai" w:date="2025-03-17T11:05:00Z" w16du:dateUtc="2025-03-17T03:05:00Z">
          <w:pPr>
            <w:autoSpaceDE w:val="0"/>
            <w:autoSpaceDN w:val="0"/>
            <w:adjustRightInd w:val="0"/>
          </w:pPr>
        </w:pPrChange>
      </w:pPr>
      <w:ins w:id="272" w:author="Yongkai Chen" w:date="2025-03-16T16:28:00Z" w16du:dateUtc="2025-03-16T08:28:00Z">
        <w:r>
          <w:rPr>
            <w:kern w:val="0"/>
          </w:rPr>
          <w:t>[9]</w:t>
        </w:r>
        <w:r>
          <w:rPr>
            <w:kern w:val="0"/>
          </w:rPr>
          <w:tab/>
          <w:t>Kuwata Y, Kawaguchi Y. Direct numerical simulation of turbulence over systematically varied irregular rough surfaces[J]. Journal of Fluid Mechanics, 2019, 862: 781–815.</w:t>
        </w:r>
      </w:ins>
    </w:p>
    <w:p w14:paraId="597E6DB9" w14:textId="77777777" w:rsidR="00F810CE" w:rsidRDefault="00F810CE" w:rsidP="00EB09B6">
      <w:pPr>
        <w:pStyle w:val="Bibliography"/>
        <w:ind w:left="0" w:firstLine="0"/>
        <w:rPr>
          <w:ins w:id="273" w:author="Yongkai Chen" w:date="2025-03-16T16:28:00Z" w16du:dateUtc="2025-03-16T08:28:00Z"/>
          <w:kern w:val="0"/>
        </w:rPr>
        <w:pPrChange w:id="274" w:author="Chen, Yongkai" w:date="2025-03-17T11:05:00Z" w16du:dateUtc="2025-03-17T03:05:00Z">
          <w:pPr>
            <w:autoSpaceDE w:val="0"/>
            <w:autoSpaceDN w:val="0"/>
            <w:adjustRightInd w:val="0"/>
          </w:pPr>
        </w:pPrChange>
      </w:pPr>
      <w:ins w:id="275" w:author="Yongkai Chen" w:date="2025-03-16T16:28:00Z" w16du:dateUtc="2025-03-16T08:28:00Z">
        <w:r>
          <w:rPr>
            <w:kern w:val="0"/>
          </w:rPr>
          <w:t>[10]</w:t>
        </w:r>
        <w:r>
          <w:rPr>
            <w:kern w:val="0"/>
          </w:rPr>
          <w:tab/>
          <w:t>Shaw R H, Schumann U. Large-eddy simulation of turbulent flow above and within a forest[J]. Boundary-Layer Meteorology, 1992, 61(1–2): 47–64.</w:t>
        </w:r>
      </w:ins>
    </w:p>
    <w:p w14:paraId="62443F00" w14:textId="77777777" w:rsidR="00F810CE" w:rsidRDefault="00F810CE" w:rsidP="00EB09B6">
      <w:pPr>
        <w:pStyle w:val="Bibliography"/>
        <w:ind w:left="0" w:firstLine="0"/>
        <w:rPr>
          <w:ins w:id="276" w:author="Yongkai Chen" w:date="2025-03-16T16:28:00Z" w16du:dateUtc="2025-03-16T08:28:00Z"/>
          <w:kern w:val="0"/>
        </w:rPr>
        <w:pPrChange w:id="277" w:author="Chen, Yongkai" w:date="2025-03-17T11:05:00Z" w16du:dateUtc="2025-03-17T03:05:00Z">
          <w:pPr>
            <w:autoSpaceDE w:val="0"/>
            <w:autoSpaceDN w:val="0"/>
            <w:adjustRightInd w:val="0"/>
          </w:pPr>
        </w:pPrChange>
      </w:pPr>
      <w:ins w:id="278" w:author="Yongkai Chen" w:date="2025-03-16T16:28:00Z" w16du:dateUtc="2025-03-16T08:28:00Z">
        <w:r>
          <w:rPr>
            <w:kern w:val="0"/>
          </w:rPr>
          <w:t>[11]</w:t>
        </w:r>
        <w:r>
          <w:rPr>
            <w:kern w:val="0"/>
          </w:rPr>
          <w:tab/>
          <w:t>Varghese J, Durbin P A. Representing surface roughness in eddy resolving simulation[J]. Journal of Fluid Mechanics, 2020, 897: A10.</w:t>
        </w:r>
      </w:ins>
    </w:p>
    <w:p w14:paraId="6F31D94F" w14:textId="77777777" w:rsidR="00F810CE" w:rsidRDefault="00F810CE" w:rsidP="00EB09B6">
      <w:pPr>
        <w:pStyle w:val="Bibliography"/>
        <w:ind w:left="0" w:firstLine="0"/>
        <w:rPr>
          <w:ins w:id="279" w:author="Yongkai Chen" w:date="2025-03-16T16:28:00Z" w16du:dateUtc="2025-03-16T08:28:00Z"/>
          <w:kern w:val="0"/>
        </w:rPr>
        <w:pPrChange w:id="280" w:author="Chen, Yongkai" w:date="2025-03-17T11:05:00Z" w16du:dateUtc="2025-03-17T03:05:00Z">
          <w:pPr>
            <w:autoSpaceDE w:val="0"/>
            <w:autoSpaceDN w:val="0"/>
            <w:adjustRightInd w:val="0"/>
          </w:pPr>
        </w:pPrChange>
      </w:pPr>
      <w:ins w:id="281" w:author="Yongkai Chen" w:date="2025-03-16T16:28:00Z" w16du:dateUtc="2025-03-16T08:28:00Z">
        <w:r>
          <w:rPr>
            <w:kern w:val="0"/>
          </w:rPr>
          <w:t>[12]</w:t>
        </w:r>
        <w:r>
          <w:rPr>
            <w:kern w:val="0"/>
          </w:rPr>
          <w:tab/>
          <w:t>Forooghi P, Frohnapfel B, Magagnato F, Busse A. A modified Parametric Forcing Approach for modelling of roughness[J]. International Journal of Heat and Fluid Flow, 2018, 71: 200–209.</w:t>
        </w:r>
      </w:ins>
    </w:p>
    <w:p w14:paraId="666AA4A2" w14:textId="77777777" w:rsidR="00F810CE" w:rsidRDefault="00F810CE" w:rsidP="00EB09B6">
      <w:pPr>
        <w:pStyle w:val="Bibliography"/>
        <w:ind w:left="0" w:firstLine="0"/>
        <w:rPr>
          <w:ins w:id="282" w:author="Yongkai Chen" w:date="2025-03-16T16:28:00Z" w16du:dateUtc="2025-03-16T08:28:00Z"/>
          <w:kern w:val="0"/>
        </w:rPr>
        <w:pPrChange w:id="283" w:author="Chen, Yongkai" w:date="2025-03-17T11:05:00Z" w16du:dateUtc="2025-03-17T03:05:00Z">
          <w:pPr>
            <w:autoSpaceDE w:val="0"/>
            <w:autoSpaceDN w:val="0"/>
            <w:adjustRightInd w:val="0"/>
          </w:pPr>
        </w:pPrChange>
      </w:pPr>
      <w:ins w:id="284" w:author="Yongkai Chen" w:date="2025-03-16T16:28:00Z" w16du:dateUtc="2025-03-16T08:28:00Z">
        <w:r>
          <w:rPr>
            <w:kern w:val="0"/>
          </w:rPr>
          <w:t>[13]</w:t>
        </w:r>
        <w:r>
          <w:rPr>
            <w:kern w:val="0"/>
          </w:rPr>
          <w:tab/>
          <w:t>Krumbein B, Forooghi P, Jakirlić S, Magagnato F, Frohnapfel B. VLES Modeling of Flow Over Walls with Variably-shaped Roughness by Reference to Complementary DNS[J]. Flow, Turbulence and Combustion, 2017, 99(3–4): 685–703.</w:t>
        </w:r>
      </w:ins>
    </w:p>
    <w:p w14:paraId="243ABB49" w14:textId="77777777" w:rsidR="00F810CE" w:rsidRDefault="00F810CE" w:rsidP="00EB09B6">
      <w:pPr>
        <w:pStyle w:val="Bibliography"/>
        <w:ind w:left="0" w:firstLine="0"/>
        <w:rPr>
          <w:ins w:id="285" w:author="Yongkai Chen" w:date="2025-03-16T16:28:00Z" w16du:dateUtc="2025-03-16T08:28:00Z"/>
          <w:kern w:val="0"/>
        </w:rPr>
        <w:pPrChange w:id="286" w:author="Chen, Yongkai" w:date="2025-03-17T11:05:00Z" w16du:dateUtc="2025-03-17T03:05:00Z">
          <w:pPr>
            <w:autoSpaceDE w:val="0"/>
            <w:autoSpaceDN w:val="0"/>
            <w:adjustRightInd w:val="0"/>
          </w:pPr>
        </w:pPrChange>
      </w:pPr>
      <w:ins w:id="287" w:author="Yongkai Chen" w:date="2025-03-16T16:28:00Z" w16du:dateUtc="2025-03-16T08:28:00Z">
        <w:r>
          <w:rPr>
            <w:kern w:val="0"/>
          </w:rPr>
          <w:t>[14]</w:t>
        </w:r>
        <w:r>
          <w:rPr>
            <w:kern w:val="0"/>
          </w:rPr>
          <w:tab/>
          <w:t>Busse A, Sandham N D. Parametric forcing approach to rough-wall turbulent channel flow[J]. Journal of Fluid Mechanics, 2012, 712: 169–202.</w:t>
        </w:r>
      </w:ins>
    </w:p>
    <w:p w14:paraId="7C2FB097" w14:textId="77777777" w:rsidR="00F810CE" w:rsidRDefault="00F810CE" w:rsidP="00EB09B6">
      <w:pPr>
        <w:pStyle w:val="Bibliography"/>
        <w:ind w:left="0" w:firstLine="0"/>
        <w:rPr>
          <w:ins w:id="288" w:author="Yongkai Chen" w:date="2025-03-16T16:28:00Z" w16du:dateUtc="2025-03-16T08:28:00Z"/>
          <w:kern w:val="0"/>
        </w:rPr>
        <w:pPrChange w:id="289" w:author="Chen, Yongkai" w:date="2025-03-17T11:05:00Z" w16du:dateUtc="2025-03-17T03:05:00Z">
          <w:pPr>
            <w:autoSpaceDE w:val="0"/>
            <w:autoSpaceDN w:val="0"/>
            <w:adjustRightInd w:val="0"/>
          </w:pPr>
        </w:pPrChange>
      </w:pPr>
      <w:ins w:id="290" w:author="Yongkai Chen" w:date="2025-03-16T16:28:00Z" w16du:dateUtc="2025-03-16T08:28:00Z">
        <w:r>
          <w:rPr>
            <w:kern w:val="0"/>
          </w:rPr>
          <w:t>[15]</w:t>
        </w:r>
        <w:r>
          <w:rPr>
            <w:kern w:val="0"/>
          </w:rPr>
          <w:tab/>
          <w:t>Anderson W, Meneveau C. A Large-Eddy Simulation Model for Boundary-Layer Flow Over Surfaces with Horizontally Resolved but Vertically Unresolved Roughness Elements[J]. Boundary-Layer Meteorology, 2010, 137(3): 397–415.</w:t>
        </w:r>
      </w:ins>
    </w:p>
    <w:p w14:paraId="4C967F39" w14:textId="77777777" w:rsidR="00F810CE" w:rsidRDefault="00F810CE" w:rsidP="00EB09B6">
      <w:pPr>
        <w:pStyle w:val="Bibliography"/>
        <w:ind w:left="0" w:firstLine="0"/>
        <w:rPr>
          <w:ins w:id="291" w:author="Yongkai Chen" w:date="2025-03-16T16:28:00Z" w16du:dateUtc="2025-03-16T08:28:00Z"/>
          <w:kern w:val="0"/>
        </w:rPr>
        <w:pPrChange w:id="292" w:author="Chen, Yongkai" w:date="2025-03-17T11:05:00Z" w16du:dateUtc="2025-03-17T03:05:00Z">
          <w:pPr>
            <w:autoSpaceDE w:val="0"/>
            <w:autoSpaceDN w:val="0"/>
            <w:adjustRightInd w:val="0"/>
          </w:pPr>
        </w:pPrChange>
      </w:pPr>
      <w:ins w:id="293" w:author="Yongkai Chen" w:date="2025-03-16T16:28:00Z" w16du:dateUtc="2025-03-16T08:28:00Z">
        <w:r>
          <w:rPr>
            <w:kern w:val="0"/>
          </w:rPr>
          <w:t>[16]</w:t>
        </w:r>
        <w:r>
          <w:rPr>
            <w:kern w:val="0"/>
          </w:rPr>
          <w:tab/>
          <w:t>Chen Y, Scalo C. Effects of porous walls on near-wall supersonic turbulence[J]. Physical Review Fluids, 2021, 6(8): 084607.</w:t>
        </w:r>
      </w:ins>
    </w:p>
    <w:p w14:paraId="449B9CFA" w14:textId="77777777" w:rsidR="00F810CE" w:rsidRDefault="00F810CE" w:rsidP="00EB09B6">
      <w:pPr>
        <w:pStyle w:val="Bibliography"/>
        <w:ind w:left="0" w:firstLine="0"/>
        <w:rPr>
          <w:ins w:id="294" w:author="Yongkai Chen" w:date="2025-03-16T16:28:00Z" w16du:dateUtc="2025-03-16T08:28:00Z"/>
          <w:kern w:val="0"/>
        </w:rPr>
        <w:pPrChange w:id="295" w:author="Chen, Yongkai" w:date="2025-03-17T11:05:00Z" w16du:dateUtc="2025-03-17T03:05:00Z">
          <w:pPr>
            <w:autoSpaceDE w:val="0"/>
            <w:autoSpaceDN w:val="0"/>
            <w:adjustRightInd w:val="0"/>
          </w:pPr>
        </w:pPrChange>
      </w:pPr>
      <w:ins w:id="296" w:author="Yongkai Chen" w:date="2025-03-16T16:28:00Z" w16du:dateUtc="2025-03-16T08:28:00Z">
        <w:r>
          <w:rPr>
            <w:kern w:val="0"/>
          </w:rPr>
          <w:t>[17]</w:t>
        </w:r>
        <w:r>
          <w:rPr>
            <w:kern w:val="0"/>
          </w:rPr>
          <w:tab/>
          <w:t>Chen Y, Scalo C. Trapped waves in supersonic and hypersonic turbulent channel flow over porous walls[J]. Journal of Fluid Mechanics, 2021, 920: A24.</w:t>
        </w:r>
      </w:ins>
    </w:p>
    <w:p w14:paraId="20E1F28C" w14:textId="77777777" w:rsidR="00F810CE" w:rsidRDefault="00F810CE" w:rsidP="00EB09B6">
      <w:pPr>
        <w:pStyle w:val="Bibliography"/>
        <w:ind w:left="0" w:firstLine="0"/>
        <w:rPr>
          <w:ins w:id="297" w:author="Yongkai Chen" w:date="2025-03-16T16:28:00Z" w16du:dateUtc="2025-03-16T08:28:00Z"/>
          <w:kern w:val="0"/>
        </w:rPr>
        <w:pPrChange w:id="298" w:author="Chen, Yongkai" w:date="2025-03-17T11:05:00Z" w16du:dateUtc="2025-03-17T03:05:00Z">
          <w:pPr>
            <w:autoSpaceDE w:val="0"/>
            <w:autoSpaceDN w:val="0"/>
            <w:adjustRightInd w:val="0"/>
          </w:pPr>
        </w:pPrChange>
      </w:pPr>
      <w:ins w:id="299" w:author="Yongkai Chen" w:date="2025-03-16T16:28:00Z" w16du:dateUtc="2025-03-16T08:28:00Z">
        <w:r>
          <w:rPr>
            <w:kern w:val="0"/>
          </w:rPr>
          <w:t>[18]</w:t>
        </w:r>
        <w:r>
          <w:rPr>
            <w:kern w:val="0"/>
          </w:rPr>
          <w:tab/>
          <w:t>Aghaei Jouybari M, Yuan J, Brereton G J, Murillo M S. Data-driven prediction of the equivalent sand-grain height in rough-wall turbulent flows[J]. Journal of Fluid Mechanics, 2021, 912: A8.</w:t>
        </w:r>
      </w:ins>
    </w:p>
    <w:p w14:paraId="1722A287" w14:textId="77777777" w:rsidR="00F810CE" w:rsidRDefault="00F810CE" w:rsidP="00EB09B6">
      <w:pPr>
        <w:pStyle w:val="Bibliography"/>
        <w:ind w:left="0" w:firstLine="0"/>
        <w:rPr>
          <w:ins w:id="300" w:author="Yongkai Chen" w:date="2025-03-16T16:28:00Z" w16du:dateUtc="2025-03-16T08:28:00Z"/>
          <w:kern w:val="0"/>
        </w:rPr>
        <w:pPrChange w:id="301" w:author="Chen, Yongkai" w:date="2025-03-17T11:05:00Z" w16du:dateUtc="2025-03-17T03:05:00Z">
          <w:pPr>
            <w:autoSpaceDE w:val="0"/>
            <w:autoSpaceDN w:val="0"/>
            <w:adjustRightInd w:val="0"/>
          </w:pPr>
        </w:pPrChange>
      </w:pPr>
      <w:ins w:id="302" w:author="Yongkai Chen" w:date="2025-03-16T16:28:00Z" w16du:dateUtc="2025-03-16T08:28:00Z">
        <w:r>
          <w:rPr>
            <w:kern w:val="0"/>
          </w:rPr>
          <w:t>[19]</w:t>
        </w:r>
        <w:r>
          <w:rPr>
            <w:kern w:val="0"/>
          </w:rPr>
          <w:tab/>
          <w:t>Yang X I A, Zhang W, Yuan J, Kunz R F. In Search of a Universal Rough Wall Model[J]. Journal of Fluids Engineering, 2023, 145(10): 101302.</w:t>
        </w:r>
      </w:ins>
    </w:p>
    <w:p w14:paraId="26C1DB54" w14:textId="77777777" w:rsidR="00F810CE" w:rsidRDefault="00F810CE" w:rsidP="00EB09B6">
      <w:pPr>
        <w:pStyle w:val="Bibliography"/>
        <w:ind w:left="0" w:firstLine="0"/>
        <w:rPr>
          <w:ins w:id="303" w:author="Yongkai Chen" w:date="2025-03-16T16:28:00Z" w16du:dateUtc="2025-03-16T08:28:00Z"/>
          <w:kern w:val="0"/>
        </w:rPr>
        <w:pPrChange w:id="304" w:author="Chen, Yongkai" w:date="2025-03-17T11:05:00Z" w16du:dateUtc="2025-03-17T03:05:00Z">
          <w:pPr>
            <w:autoSpaceDE w:val="0"/>
            <w:autoSpaceDN w:val="0"/>
            <w:adjustRightInd w:val="0"/>
          </w:pPr>
        </w:pPrChange>
      </w:pPr>
      <w:ins w:id="305" w:author="Yongkai Chen" w:date="2025-03-16T16:28:00Z" w16du:dateUtc="2025-03-16T08:28:00Z">
        <w:r>
          <w:rPr>
            <w:kern w:val="0"/>
          </w:rPr>
          <w:t>[20]</w:t>
        </w:r>
        <w:r>
          <w:rPr>
            <w:kern w:val="0"/>
          </w:rPr>
          <w:tab/>
          <w:t>Ma H, Li Y, Yang X, Ye L. Data-driven prediction of the equivalent sand-grain roughness[J]. Scientific Reports, 2023, 13(1): 19108.</w:t>
        </w:r>
      </w:ins>
    </w:p>
    <w:p w14:paraId="7607E786" w14:textId="77777777" w:rsidR="00F810CE" w:rsidRDefault="00F810CE" w:rsidP="00EB09B6">
      <w:pPr>
        <w:pStyle w:val="Bibliography"/>
        <w:ind w:left="0" w:firstLine="0"/>
        <w:rPr>
          <w:ins w:id="306" w:author="Yongkai Chen" w:date="2025-03-16T16:28:00Z" w16du:dateUtc="2025-03-16T08:28:00Z"/>
          <w:kern w:val="0"/>
        </w:rPr>
        <w:pPrChange w:id="307" w:author="Chen, Yongkai" w:date="2025-03-17T11:05:00Z" w16du:dateUtc="2025-03-17T03:05:00Z">
          <w:pPr>
            <w:autoSpaceDE w:val="0"/>
            <w:autoSpaceDN w:val="0"/>
            <w:adjustRightInd w:val="0"/>
          </w:pPr>
        </w:pPrChange>
      </w:pPr>
      <w:ins w:id="308" w:author="Yongkai Chen" w:date="2025-03-16T16:28:00Z" w16du:dateUtc="2025-03-16T08:28:00Z">
        <w:r>
          <w:rPr>
            <w:kern w:val="0"/>
          </w:rPr>
          <w:t>[21]</w:t>
        </w:r>
        <w:r>
          <w:rPr>
            <w:kern w:val="0"/>
          </w:rPr>
          <w:tab/>
          <w:t>Zhou Z, Li S, He G, Yang X. A data-driven distributed force model for wall-modeled large-eddy simulations of rough-wall turbulence[J]. Journal of Computational Physics, 2024, 514: 113241.</w:t>
        </w:r>
      </w:ins>
    </w:p>
    <w:p w14:paraId="284A00DC" w14:textId="77777777" w:rsidR="00F810CE" w:rsidRDefault="00F810CE" w:rsidP="00EB09B6">
      <w:pPr>
        <w:pStyle w:val="Bibliography"/>
        <w:ind w:left="0" w:firstLine="0"/>
        <w:rPr>
          <w:ins w:id="309" w:author="Yongkai Chen" w:date="2025-03-16T16:28:00Z" w16du:dateUtc="2025-03-16T08:28:00Z"/>
          <w:kern w:val="0"/>
        </w:rPr>
        <w:pPrChange w:id="310" w:author="Chen, Yongkai" w:date="2025-03-17T11:05:00Z" w16du:dateUtc="2025-03-17T03:05:00Z">
          <w:pPr>
            <w:autoSpaceDE w:val="0"/>
            <w:autoSpaceDN w:val="0"/>
            <w:adjustRightInd w:val="0"/>
          </w:pPr>
        </w:pPrChange>
      </w:pPr>
      <w:ins w:id="311" w:author="Yongkai Chen" w:date="2025-03-16T16:28:00Z" w16du:dateUtc="2025-03-16T08:28:00Z">
        <w:r>
          <w:rPr>
            <w:kern w:val="0"/>
          </w:rPr>
          <w:t>[22]</w:t>
        </w:r>
        <w:r>
          <w:rPr>
            <w:kern w:val="0"/>
          </w:rPr>
          <w:tab/>
          <w:t>Scarselli F, Gori M, Ah Chung Tsoi, Hagenbuchner M, Monfardini G. The Graph Neural Network Model[J]. IEEE Transactions on Neural Networks, 2009, 20(1): 61–80.</w:t>
        </w:r>
      </w:ins>
    </w:p>
    <w:p w14:paraId="3A0FB118" w14:textId="77777777" w:rsidR="00F810CE" w:rsidRDefault="00F810CE" w:rsidP="00EB09B6">
      <w:pPr>
        <w:pStyle w:val="Bibliography"/>
        <w:ind w:left="0" w:firstLine="0"/>
        <w:rPr>
          <w:ins w:id="312" w:author="Yongkai Chen" w:date="2025-03-16T16:28:00Z" w16du:dateUtc="2025-03-16T08:28:00Z"/>
          <w:kern w:val="0"/>
        </w:rPr>
        <w:pPrChange w:id="313" w:author="Chen, Yongkai" w:date="2025-03-17T11:05:00Z" w16du:dateUtc="2025-03-17T03:05:00Z">
          <w:pPr>
            <w:autoSpaceDE w:val="0"/>
            <w:autoSpaceDN w:val="0"/>
            <w:adjustRightInd w:val="0"/>
          </w:pPr>
        </w:pPrChange>
      </w:pPr>
      <w:ins w:id="314" w:author="Yongkai Chen" w:date="2025-03-16T16:28:00Z" w16du:dateUtc="2025-03-16T08:28:00Z">
        <w:r>
          <w:rPr>
            <w:kern w:val="0"/>
          </w:rPr>
          <w:t>[23]</w:t>
        </w:r>
        <w:r>
          <w:rPr>
            <w:kern w:val="0"/>
          </w:rPr>
          <w:tab/>
          <w:t>Pfaff T, Fortunato M, Sanchez-Gonzalez A, Battaglia P W. arXiv, 2021. Learning Mesh-Based Simulation with Graph Networks[J]. , 2021.</w:t>
        </w:r>
      </w:ins>
    </w:p>
    <w:p w14:paraId="0709AFE7" w14:textId="77777777" w:rsidR="00F810CE" w:rsidRDefault="00F810CE" w:rsidP="00EB09B6">
      <w:pPr>
        <w:pStyle w:val="Bibliography"/>
        <w:ind w:left="0" w:firstLine="0"/>
        <w:rPr>
          <w:ins w:id="315" w:author="Yongkai Chen" w:date="2025-03-16T16:28:00Z" w16du:dateUtc="2025-03-16T08:28:00Z"/>
          <w:kern w:val="0"/>
        </w:rPr>
        <w:pPrChange w:id="316" w:author="Chen, Yongkai" w:date="2025-03-17T11:05:00Z" w16du:dateUtc="2025-03-17T03:05:00Z">
          <w:pPr>
            <w:autoSpaceDE w:val="0"/>
            <w:autoSpaceDN w:val="0"/>
            <w:adjustRightInd w:val="0"/>
          </w:pPr>
        </w:pPrChange>
      </w:pPr>
      <w:ins w:id="317" w:author="Yongkai Chen" w:date="2025-03-16T16:28:00Z" w16du:dateUtc="2025-03-16T08:28:00Z">
        <w:r>
          <w:rPr>
            <w:kern w:val="0"/>
          </w:rPr>
          <w:t>[24]</w:t>
        </w:r>
        <w:r>
          <w:rPr>
            <w:kern w:val="0"/>
          </w:rPr>
          <w:tab/>
          <w: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t>
        </w:r>
      </w:ins>
    </w:p>
    <w:p w14:paraId="19ADDDA7" w14:textId="77777777" w:rsidR="00F810CE" w:rsidRDefault="00F810CE" w:rsidP="00EB09B6">
      <w:pPr>
        <w:pStyle w:val="Bibliography"/>
        <w:ind w:left="0" w:firstLine="0"/>
        <w:rPr>
          <w:ins w:id="318" w:author="Yongkai Chen" w:date="2025-03-16T16:28:00Z" w16du:dateUtc="2025-03-16T08:28:00Z"/>
          <w:kern w:val="0"/>
        </w:rPr>
        <w:pPrChange w:id="319" w:author="Chen, Yongkai" w:date="2025-03-17T11:05:00Z" w16du:dateUtc="2025-03-17T03:05:00Z">
          <w:pPr>
            <w:autoSpaceDE w:val="0"/>
            <w:autoSpaceDN w:val="0"/>
            <w:adjustRightInd w:val="0"/>
          </w:pPr>
        </w:pPrChange>
      </w:pPr>
      <w:ins w:id="320" w:author="Yongkai Chen" w:date="2025-03-16T16:28:00Z" w16du:dateUtc="2025-03-16T08:28:00Z">
        <w:r>
          <w:rPr>
            <w:kern w:val="0"/>
          </w:rPr>
          <w:t>[25]</w:t>
        </w:r>
        <w:r>
          <w:rPr>
            <w:kern w:val="0"/>
          </w:rPr>
          <w:tab/>
          <w:t xml:space="preserve">Jiang J, Guo B. arXiv, 2024. Graph Convolutional Networks for Simulating Multi-phase Flow </w:t>
        </w:r>
        <w:r>
          <w:rPr>
            <w:kern w:val="0"/>
          </w:rPr>
          <w:lastRenderedPageBreak/>
          <w:t>and Transport in Porous Media[J]. , 2024.</w:t>
        </w:r>
      </w:ins>
    </w:p>
    <w:p w14:paraId="3E1D1401" w14:textId="77777777" w:rsidR="00F810CE" w:rsidRDefault="00F810CE" w:rsidP="00EB09B6">
      <w:pPr>
        <w:pStyle w:val="Bibliography"/>
        <w:ind w:left="0" w:firstLine="0"/>
        <w:rPr>
          <w:ins w:id="321" w:author="Yongkai Chen" w:date="2025-03-16T16:28:00Z" w16du:dateUtc="2025-03-16T08:28:00Z"/>
          <w:kern w:val="0"/>
        </w:rPr>
        <w:pPrChange w:id="322" w:author="Chen, Yongkai" w:date="2025-03-17T11:05:00Z" w16du:dateUtc="2025-03-17T03:05:00Z">
          <w:pPr>
            <w:autoSpaceDE w:val="0"/>
            <w:autoSpaceDN w:val="0"/>
            <w:adjustRightInd w:val="0"/>
          </w:pPr>
        </w:pPrChange>
      </w:pPr>
      <w:ins w:id="323" w:author="Yongkai Chen" w:date="2025-03-16T16:28:00Z" w16du:dateUtc="2025-03-16T08:28:00Z">
        <w:r>
          <w:rPr>
            <w:kern w:val="0"/>
          </w:rPr>
          <w:t>[26]</w:t>
        </w:r>
        <w:r>
          <w:rPr>
            <w:kern w:val="0"/>
          </w:rPr>
          <w:tab/>
          <w:t>Alzahrani M K, Shapoval A, Chen Z, Rahman S S. Pore-GNN: A graph neural network-based framework for predicting flow properties of porous media from micro-CT images[J]. Advances in Geo-Energy Research, 2023, 10(1): 39–55.</w:t>
        </w:r>
      </w:ins>
    </w:p>
    <w:p w14:paraId="7C953703" w14:textId="77777777" w:rsidR="00F810CE" w:rsidRDefault="00F810CE" w:rsidP="00EB09B6">
      <w:pPr>
        <w:pStyle w:val="Bibliography"/>
        <w:ind w:left="0" w:firstLine="0"/>
        <w:rPr>
          <w:ins w:id="324" w:author="Yongkai Chen" w:date="2025-03-16T16:28:00Z" w16du:dateUtc="2025-03-16T08:28:00Z"/>
          <w:kern w:val="0"/>
        </w:rPr>
        <w:pPrChange w:id="325" w:author="Chen, Yongkai" w:date="2025-03-17T11:05:00Z" w16du:dateUtc="2025-03-17T03:05:00Z">
          <w:pPr>
            <w:autoSpaceDE w:val="0"/>
            <w:autoSpaceDN w:val="0"/>
            <w:adjustRightInd w:val="0"/>
          </w:pPr>
        </w:pPrChange>
      </w:pPr>
      <w:ins w:id="326" w:author="Yongkai Chen" w:date="2025-03-16T16:28:00Z" w16du:dateUtc="2025-03-16T08:28:00Z">
        <w:r>
          <w:rPr>
            <w:kern w:val="0"/>
          </w:rPr>
          <w:t>[27]</w:t>
        </w:r>
        <w:r>
          <w:rPr>
            <w:kern w:val="0"/>
          </w:rPr>
          <w:tab/>
          <w:t>Zhao Q, Han X, Guo R, Chen C. A computationally efficient hybrid neural network architecture for porous media: Integrating convolutional and graph neural networks for improved property predictions[J]. Advances in Water Resources, 2025, 195: 104881.</w:t>
        </w:r>
      </w:ins>
    </w:p>
    <w:p w14:paraId="036C6754" w14:textId="77777777" w:rsidR="00F810CE" w:rsidRDefault="00F810CE" w:rsidP="00EB09B6">
      <w:pPr>
        <w:pStyle w:val="Bibliography"/>
        <w:ind w:left="0" w:firstLine="0"/>
        <w:rPr>
          <w:ins w:id="327" w:author="Yongkai Chen" w:date="2025-03-16T16:28:00Z" w16du:dateUtc="2025-03-16T08:28:00Z"/>
          <w:kern w:val="0"/>
        </w:rPr>
        <w:pPrChange w:id="328" w:author="Chen, Yongkai" w:date="2025-03-17T11:05:00Z" w16du:dateUtc="2025-03-17T03:05:00Z">
          <w:pPr>
            <w:autoSpaceDE w:val="0"/>
            <w:autoSpaceDN w:val="0"/>
            <w:adjustRightInd w:val="0"/>
          </w:pPr>
        </w:pPrChange>
      </w:pPr>
      <w:ins w:id="329" w:author="Yongkai Chen" w:date="2025-03-16T16:28:00Z" w16du:dateUtc="2025-03-16T08:28:00Z">
        <w:r>
          <w:rPr>
            <w:kern w:val="0"/>
          </w:rPr>
          <w:t>[28]</w:t>
        </w:r>
        <w:r>
          <w:rPr>
            <w:kern w:val="0"/>
          </w:rPr>
          <w:tab/>
          <w:t>Han X, Gao H, Pffaf T, Wang J-X, Liu L-P. PREDICTING PHYSICS IN MESH-REDUCED SPACE WITH TEMPORAL ATTENTION[J]. , 2022.</w:t>
        </w:r>
      </w:ins>
    </w:p>
    <w:p w14:paraId="70C4B118" w14:textId="77777777" w:rsidR="00F810CE" w:rsidRDefault="00F810CE" w:rsidP="00EB09B6">
      <w:pPr>
        <w:pStyle w:val="Bibliography"/>
        <w:ind w:left="0" w:firstLine="0"/>
        <w:rPr>
          <w:ins w:id="330" w:author="Yongkai Chen" w:date="2025-03-16T16:28:00Z" w16du:dateUtc="2025-03-16T08:28:00Z"/>
          <w:kern w:val="0"/>
        </w:rPr>
        <w:pPrChange w:id="331" w:author="Chen, Yongkai" w:date="2025-03-17T11:05:00Z" w16du:dateUtc="2025-03-17T03:05:00Z">
          <w:pPr>
            <w:autoSpaceDE w:val="0"/>
            <w:autoSpaceDN w:val="0"/>
            <w:adjustRightInd w:val="0"/>
          </w:pPr>
        </w:pPrChange>
      </w:pPr>
      <w:ins w:id="332" w:author="Yongkai Chen" w:date="2025-03-16T16:28:00Z" w16du:dateUtc="2025-03-16T08:28:00Z">
        <w:r>
          <w:rPr>
            <w:kern w:val="0"/>
          </w:rPr>
          <w:t>[29]</w:t>
        </w:r>
        <w:r>
          <w:rPr>
            <w:kern w:val="0"/>
          </w:rPr>
          <w:tab/>
          <w:t>Du P, Parikh M H, Fan X, Liu X-Y, Wang J-X. Conditional neural field latent diffusion model for generating spatiotemporal turbulence[J]. Nature Communications, 2024, 15(1): 10416.</w:t>
        </w:r>
      </w:ins>
    </w:p>
    <w:p w14:paraId="44CACCAC" w14:textId="77777777" w:rsidR="00F810CE" w:rsidRDefault="00F810CE" w:rsidP="00EB09B6">
      <w:pPr>
        <w:pStyle w:val="Bibliography"/>
        <w:ind w:left="0" w:firstLine="0"/>
        <w:rPr>
          <w:ins w:id="333" w:author="Yongkai Chen" w:date="2025-03-16T16:28:00Z" w16du:dateUtc="2025-03-16T08:28:00Z"/>
          <w:kern w:val="0"/>
        </w:rPr>
        <w:pPrChange w:id="334" w:author="Chen, Yongkai" w:date="2025-03-17T11:05:00Z" w16du:dateUtc="2025-03-17T03:05:00Z">
          <w:pPr>
            <w:autoSpaceDE w:val="0"/>
            <w:autoSpaceDN w:val="0"/>
            <w:adjustRightInd w:val="0"/>
          </w:pPr>
        </w:pPrChange>
      </w:pPr>
      <w:ins w:id="335" w:author="Yongkai Chen" w:date="2025-03-16T16:28:00Z" w16du:dateUtc="2025-03-16T08:28:00Z">
        <w:r>
          <w:rPr>
            <w:kern w:val="0"/>
          </w:rPr>
          <w:t>[30]</w:t>
        </w:r>
        <w:r>
          <w:rPr>
            <w:kern w:val="0"/>
          </w:rPr>
          <w:tab/>
        </w:r>
        <w:r>
          <w:rPr>
            <w:kern w:val="0"/>
          </w:rPr>
          <w:t>王建杰</w:t>
        </w:r>
        <w:r>
          <w:rPr>
            <w:kern w:val="0"/>
          </w:rPr>
          <w:t xml:space="preserve">, </w:t>
        </w:r>
        <w:r>
          <w:rPr>
            <w:kern w:val="0"/>
          </w:rPr>
          <w:t>易海明</w:t>
        </w:r>
        <w:r>
          <w:rPr>
            <w:kern w:val="0"/>
          </w:rPr>
          <w:t xml:space="preserve">, </w:t>
        </w:r>
        <w:r>
          <w:rPr>
            <w:kern w:val="0"/>
          </w:rPr>
          <w:t>潘翀</w:t>
        </w:r>
        <w:r>
          <w:rPr>
            <w:kern w:val="0"/>
          </w:rPr>
          <w:t xml:space="preserve">, </w:t>
        </w:r>
        <w:r>
          <w:rPr>
            <w:kern w:val="0"/>
          </w:rPr>
          <w:t>王晋军</w:t>
        </w:r>
        <w:r>
          <w:rPr>
            <w:kern w:val="0"/>
          </w:rPr>
          <w:t xml:space="preserve">, </w:t>
        </w:r>
        <w:r>
          <w:rPr>
            <w:kern w:val="0"/>
          </w:rPr>
          <w:t>李天</w:t>
        </w:r>
        <w:r>
          <w:rPr>
            <w:kern w:val="0"/>
          </w:rPr>
          <w:t xml:space="preserve">. </w:t>
        </w:r>
        <w:r>
          <w:rPr>
            <w:kern w:val="0"/>
          </w:rPr>
          <w:t>粗糙壁湍流研究现状综述</w:t>
        </w:r>
        <w:r>
          <w:rPr>
            <w:kern w:val="0"/>
          </w:rPr>
          <w:t xml:space="preserve">[J]. </w:t>
        </w:r>
        <w:r>
          <w:rPr>
            <w:kern w:val="0"/>
          </w:rPr>
          <w:t>空气动力学学报</w:t>
        </w:r>
        <w:r>
          <w:rPr>
            <w:kern w:val="0"/>
          </w:rPr>
          <w:t>, 2017, 35(5): 611–619.</w:t>
        </w:r>
      </w:ins>
    </w:p>
    <w:p w14:paraId="331AAC24" w14:textId="77777777" w:rsidR="00F810CE" w:rsidRDefault="00F810CE" w:rsidP="00EB09B6">
      <w:pPr>
        <w:pStyle w:val="Bibliography"/>
        <w:ind w:left="0" w:firstLine="0"/>
        <w:rPr>
          <w:ins w:id="336" w:author="Yongkai Chen" w:date="2025-03-16T16:28:00Z" w16du:dateUtc="2025-03-16T08:28:00Z"/>
          <w:kern w:val="0"/>
        </w:rPr>
        <w:pPrChange w:id="337" w:author="Chen, Yongkai" w:date="2025-03-17T11:05:00Z" w16du:dateUtc="2025-03-17T03:05:00Z">
          <w:pPr>
            <w:autoSpaceDE w:val="0"/>
            <w:autoSpaceDN w:val="0"/>
            <w:adjustRightInd w:val="0"/>
          </w:pPr>
        </w:pPrChange>
      </w:pPr>
      <w:ins w:id="338" w:author="Yongkai Chen" w:date="2025-03-16T16:28:00Z" w16du:dateUtc="2025-03-16T08:28:00Z">
        <w:r>
          <w:rPr>
            <w:kern w:val="0"/>
          </w:rPr>
          <w:t>[31]</w:t>
        </w:r>
        <w:r>
          <w:rPr>
            <w:kern w:val="0"/>
          </w:rPr>
          <w:tab/>
          <w:t>Jiménez J. TURBULENT FLOWS OVER ROUGH WALLS[J]. Annual Review of Fluid Mechanics, 2004, 36(1): 173–196.</w:t>
        </w:r>
      </w:ins>
    </w:p>
    <w:p w14:paraId="214AA9C3" w14:textId="77777777" w:rsidR="00F810CE" w:rsidRDefault="00F810CE" w:rsidP="00EB09B6">
      <w:pPr>
        <w:pStyle w:val="Bibliography"/>
        <w:ind w:left="0" w:firstLine="0"/>
        <w:rPr>
          <w:ins w:id="339" w:author="Yongkai Chen" w:date="2025-03-16T16:28:00Z" w16du:dateUtc="2025-03-16T08:28:00Z"/>
          <w:kern w:val="0"/>
        </w:rPr>
        <w:pPrChange w:id="340" w:author="Chen, Yongkai" w:date="2025-03-17T11:05:00Z" w16du:dateUtc="2025-03-17T03:05:00Z">
          <w:pPr>
            <w:autoSpaceDE w:val="0"/>
            <w:autoSpaceDN w:val="0"/>
            <w:adjustRightInd w:val="0"/>
          </w:pPr>
        </w:pPrChange>
      </w:pPr>
      <w:ins w:id="341" w:author="Yongkai Chen" w:date="2025-03-16T16:28:00Z" w16du:dateUtc="2025-03-16T08:28:00Z">
        <w:r>
          <w:rPr>
            <w:kern w:val="0"/>
          </w:rPr>
          <w:t>[32]</w:t>
        </w:r>
        <w:r>
          <w:rPr>
            <w:kern w:val="0"/>
          </w:rPr>
          <w:tab/>
          <w:t>Hama F R. Boundary Layer characteristics for smooth and rough surfaces[C]//, 1954.</w:t>
        </w:r>
      </w:ins>
    </w:p>
    <w:p w14:paraId="485F58A9" w14:textId="77777777" w:rsidR="00F810CE" w:rsidRDefault="00F810CE" w:rsidP="00EB09B6">
      <w:pPr>
        <w:pStyle w:val="Bibliography"/>
        <w:ind w:left="0" w:firstLine="0"/>
        <w:rPr>
          <w:ins w:id="342" w:author="Yongkai Chen" w:date="2025-03-16T16:28:00Z" w16du:dateUtc="2025-03-16T08:28:00Z"/>
          <w:kern w:val="0"/>
        </w:rPr>
        <w:pPrChange w:id="343" w:author="Chen, Yongkai" w:date="2025-03-17T11:05:00Z" w16du:dateUtc="2025-03-17T03:05:00Z">
          <w:pPr>
            <w:autoSpaceDE w:val="0"/>
            <w:autoSpaceDN w:val="0"/>
            <w:adjustRightInd w:val="0"/>
          </w:pPr>
        </w:pPrChange>
      </w:pPr>
      <w:ins w:id="344" w:author="Yongkai Chen" w:date="2025-03-16T16:28:00Z" w16du:dateUtc="2025-03-16T08:28:00Z">
        <w:r>
          <w:rPr>
            <w:kern w:val="0"/>
          </w:rPr>
          <w:t>[33]</w:t>
        </w:r>
        <w:r>
          <w:rPr>
            <w:kern w:val="0"/>
          </w:rPr>
          <w:tab/>
          <w:t>Clauser F H. Turbulent Boundary Layers in Adverse Pressure Gradients[J]. Journal of the Aeronautical Sciences, 1954, 21(2): 91–108.</w:t>
        </w:r>
      </w:ins>
    </w:p>
    <w:p w14:paraId="0CD9156D" w14:textId="77777777" w:rsidR="00F810CE" w:rsidRDefault="00F810CE" w:rsidP="00EB09B6">
      <w:pPr>
        <w:pStyle w:val="Bibliography"/>
        <w:ind w:left="0" w:firstLine="0"/>
        <w:rPr>
          <w:ins w:id="345" w:author="Yongkai Chen" w:date="2025-03-16T16:28:00Z" w16du:dateUtc="2025-03-16T08:28:00Z"/>
          <w:kern w:val="0"/>
        </w:rPr>
        <w:pPrChange w:id="346" w:author="Chen, Yongkai" w:date="2025-03-17T11:05:00Z" w16du:dateUtc="2025-03-17T03:05:00Z">
          <w:pPr>
            <w:autoSpaceDE w:val="0"/>
            <w:autoSpaceDN w:val="0"/>
            <w:adjustRightInd w:val="0"/>
          </w:pPr>
        </w:pPrChange>
      </w:pPr>
      <w:ins w:id="347" w:author="Yongkai Chen" w:date="2025-03-16T16:28:00Z" w16du:dateUtc="2025-03-16T08:28:00Z">
        <w:r>
          <w:rPr>
            <w:kern w:val="0"/>
          </w:rPr>
          <w:t>[34]</w:t>
        </w:r>
        <w:r>
          <w:rPr>
            <w:kern w:val="0"/>
          </w:rPr>
          <w:tab/>
          <w:t>Ae P, Wh S, Pn J. Rough wall turbulent boundary layers[J]. Journal of Fluid Mechanics.</w:t>
        </w:r>
      </w:ins>
    </w:p>
    <w:p w14:paraId="7F17BBC1" w14:textId="77777777" w:rsidR="00F810CE" w:rsidRDefault="00F810CE" w:rsidP="00EB09B6">
      <w:pPr>
        <w:pStyle w:val="Bibliography"/>
        <w:ind w:left="0" w:firstLine="0"/>
        <w:rPr>
          <w:ins w:id="348" w:author="Yongkai Chen" w:date="2025-03-16T16:28:00Z" w16du:dateUtc="2025-03-16T08:28:00Z"/>
          <w:kern w:val="0"/>
        </w:rPr>
        <w:pPrChange w:id="349" w:author="Chen, Yongkai" w:date="2025-03-17T11:05:00Z" w16du:dateUtc="2025-03-17T03:05:00Z">
          <w:pPr>
            <w:autoSpaceDE w:val="0"/>
            <w:autoSpaceDN w:val="0"/>
            <w:adjustRightInd w:val="0"/>
          </w:pPr>
        </w:pPrChange>
      </w:pPr>
      <w:ins w:id="350" w:author="Yongkai Chen" w:date="2025-03-16T16:28:00Z" w16du:dateUtc="2025-03-16T08:28:00Z">
        <w:r>
          <w:rPr>
            <w:kern w:val="0"/>
          </w:rPr>
          <w:t>[35]</w:t>
        </w:r>
        <w:r>
          <w:rPr>
            <w:kern w:val="0"/>
          </w:rPr>
          <w:tab/>
          <w:t>Coleman S E, Nikora V I, McLean S R, Schlicke E. Spatially Averaged Turbulent Flow over Square Ribs[J]. Journal of Engineering Mechanics, 2007, 133(2): 194–204.</w:t>
        </w:r>
      </w:ins>
    </w:p>
    <w:p w14:paraId="4C8ACE0E" w14:textId="77777777" w:rsidR="00F810CE" w:rsidRDefault="00F810CE" w:rsidP="00EB09B6">
      <w:pPr>
        <w:pStyle w:val="Bibliography"/>
        <w:ind w:left="0" w:firstLine="0"/>
        <w:rPr>
          <w:ins w:id="351" w:author="Yongkai Chen" w:date="2025-03-16T16:28:00Z" w16du:dateUtc="2025-03-16T08:28:00Z"/>
          <w:kern w:val="0"/>
        </w:rPr>
        <w:pPrChange w:id="352" w:author="Chen, Yongkai" w:date="2025-03-17T11:05:00Z" w16du:dateUtc="2025-03-17T03:05:00Z">
          <w:pPr>
            <w:autoSpaceDE w:val="0"/>
            <w:autoSpaceDN w:val="0"/>
            <w:adjustRightInd w:val="0"/>
          </w:pPr>
        </w:pPrChange>
      </w:pPr>
      <w:ins w:id="353" w:author="Yongkai Chen" w:date="2025-03-16T16:28:00Z" w16du:dateUtc="2025-03-16T08:28:00Z">
        <w:r>
          <w:rPr>
            <w:kern w:val="0"/>
          </w:rPr>
          <w:t>[36]</w:t>
        </w:r>
        <w:r>
          <w:rPr>
            <w:kern w:val="0"/>
          </w:rPr>
          <w:tab/>
          <w:t>Dipprey D F, Sabersky R H. Heat and momentum transfer in smooth and rough tubes at various prandtl numbers[J]. International Journal of Heat and Mass Transfer, 1963, 6(5): 329–353.</w:t>
        </w:r>
      </w:ins>
    </w:p>
    <w:p w14:paraId="040FBB24" w14:textId="77777777" w:rsidR="00F810CE" w:rsidRDefault="00F810CE" w:rsidP="00EB09B6">
      <w:pPr>
        <w:pStyle w:val="Bibliography"/>
        <w:ind w:left="0" w:firstLine="0"/>
        <w:rPr>
          <w:ins w:id="354" w:author="Yongkai Chen" w:date="2025-03-16T16:28:00Z" w16du:dateUtc="2025-03-16T08:28:00Z"/>
          <w:kern w:val="0"/>
        </w:rPr>
        <w:pPrChange w:id="355" w:author="Chen, Yongkai" w:date="2025-03-17T11:05:00Z" w16du:dateUtc="2025-03-17T03:05:00Z">
          <w:pPr>
            <w:autoSpaceDE w:val="0"/>
            <w:autoSpaceDN w:val="0"/>
            <w:adjustRightInd w:val="0"/>
          </w:pPr>
        </w:pPrChange>
      </w:pPr>
      <w:ins w:id="356" w:author="Yongkai Chen" w:date="2025-03-16T16:28:00Z" w16du:dateUtc="2025-03-16T08:28:00Z">
        <w:r>
          <w:rPr>
            <w:kern w:val="0"/>
          </w:rPr>
          <w:t>[37]</w:t>
        </w:r>
        <w:r>
          <w:rPr>
            <w:kern w:val="0"/>
          </w:rPr>
          <w:tab/>
          <w:t>Owen P R, Thomson W R. Heat transfer across rough surfaces[J]. Journal of Fluid Mechanics, 1963, 15(3): 321–334.</w:t>
        </w:r>
      </w:ins>
    </w:p>
    <w:p w14:paraId="6A8B1590" w14:textId="77777777" w:rsidR="00F810CE" w:rsidRDefault="00F810CE" w:rsidP="00EB09B6">
      <w:pPr>
        <w:pStyle w:val="Bibliography"/>
        <w:ind w:left="0" w:firstLine="0"/>
        <w:rPr>
          <w:ins w:id="357" w:author="Yongkai Chen" w:date="2025-03-16T16:28:00Z" w16du:dateUtc="2025-03-16T08:28:00Z"/>
          <w:kern w:val="0"/>
        </w:rPr>
        <w:pPrChange w:id="358" w:author="Chen, Yongkai" w:date="2025-03-17T11:05:00Z" w16du:dateUtc="2025-03-17T03:05:00Z">
          <w:pPr>
            <w:autoSpaceDE w:val="0"/>
            <w:autoSpaceDN w:val="0"/>
            <w:adjustRightInd w:val="0"/>
          </w:pPr>
        </w:pPrChange>
      </w:pPr>
      <w:ins w:id="359" w:author="Yongkai Chen" w:date="2025-03-16T16:28:00Z" w16du:dateUtc="2025-03-16T08:28:00Z">
        <w:r>
          <w:rPr>
            <w:kern w:val="0"/>
          </w:rPr>
          <w:t>[38]</w:t>
        </w:r>
        <w:r>
          <w:rPr>
            <w:kern w:val="0"/>
          </w:rPr>
          <w:tab/>
          <w:t>Aupoix B, Spalart P R. Extensions of the Spalart–Allmaras turbulence model to account for wall roughness[J]. International Journal of Heat and Fluid Flow, 2003, 24(4): 454–462.</w:t>
        </w:r>
      </w:ins>
    </w:p>
    <w:p w14:paraId="74C72C12" w14:textId="77777777" w:rsidR="00F810CE" w:rsidRDefault="00F810CE" w:rsidP="00EB09B6">
      <w:pPr>
        <w:pStyle w:val="Bibliography"/>
        <w:ind w:left="0" w:firstLine="0"/>
        <w:rPr>
          <w:ins w:id="360" w:author="Yongkai Chen" w:date="2025-03-16T16:28:00Z" w16du:dateUtc="2025-03-16T08:28:00Z"/>
          <w:kern w:val="0"/>
        </w:rPr>
        <w:pPrChange w:id="361" w:author="Chen, Yongkai" w:date="2025-03-17T11:05:00Z" w16du:dateUtc="2025-03-17T03:05:00Z">
          <w:pPr>
            <w:autoSpaceDE w:val="0"/>
            <w:autoSpaceDN w:val="0"/>
            <w:adjustRightInd w:val="0"/>
          </w:pPr>
        </w:pPrChange>
      </w:pPr>
      <w:ins w:id="362" w:author="Yongkai Chen" w:date="2025-03-16T16:28:00Z" w16du:dateUtc="2025-03-16T08:28:00Z">
        <w:r>
          <w:rPr>
            <w:kern w:val="0"/>
          </w:rPr>
          <w:t>[39]</w:t>
        </w:r>
        <w:r>
          <w:rPr>
            <w:kern w:val="0"/>
          </w:rPr>
          <w:tab/>
          <w:t>Prakash A, Laurendeau E. Consistent surface roughness extension for wall functions[J]. International Journal of Heat and Fluid Flow, 2020, 82: 108552.</w:t>
        </w:r>
      </w:ins>
    </w:p>
    <w:p w14:paraId="17F2AAEC" w14:textId="77777777" w:rsidR="00F810CE" w:rsidRDefault="00F810CE" w:rsidP="00EB09B6">
      <w:pPr>
        <w:pStyle w:val="Bibliography"/>
        <w:ind w:left="0" w:firstLine="0"/>
        <w:rPr>
          <w:ins w:id="363" w:author="Yongkai Chen" w:date="2025-03-16T16:28:00Z" w16du:dateUtc="2025-03-16T08:28:00Z"/>
          <w:kern w:val="0"/>
        </w:rPr>
        <w:pPrChange w:id="364" w:author="Chen, Yongkai" w:date="2025-03-17T11:05:00Z" w16du:dateUtc="2025-03-17T03:05:00Z">
          <w:pPr>
            <w:autoSpaceDE w:val="0"/>
            <w:autoSpaceDN w:val="0"/>
            <w:adjustRightInd w:val="0"/>
          </w:pPr>
        </w:pPrChange>
      </w:pPr>
      <w:ins w:id="365" w:author="Yongkai Chen" w:date="2025-03-16T16:28:00Z" w16du:dateUtc="2025-03-16T08:28:00Z">
        <w:r>
          <w:rPr>
            <w:kern w:val="0"/>
          </w:rPr>
          <w:t>[40]</w:t>
        </w:r>
        <w:r>
          <w:rPr>
            <w:kern w:val="0"/>
          </w:rPr>
          <w:tab/>
          <w:t>Tyson C J, Sandham N D. Numerical simulation of fully-developed compressible flows over wavy surfaces[J]. International Journal of Heat and Fluid Flow, 2013, 41: 2–15.</w:t>
        </w:r>
      </w:ins>
    </w:p>
    <w:p w14:paraId="5393E74A" w14:textId="77777777" w:rsidR="00F810CE" w:rsidRDefault="00F810CE" w:rsidP="00EB09B6">
      <w:pPr>
        <w:pStyle w:val="Bibliography"/>
        <w:ind w:left="0" w:firstLine="0"/>
        <w:rPr>
          <w:ins w:id="366" w:author="Yongkai Chen" w:date="2025-03-16T16:28:00Z" w16du:dateUtc="2025-03-16T08:28:00Z"/>
          <w:kern w:val="0"/>
        </w:rPr>
        <w:pPrChange w:id="367" w:author="Chen, Yongkai" w:date="2025-03-17T11:05:00Z" w16du:dateUtc="2025-03-17T03:05:00Z">
          <w:pPr>
            <w:autoSpaceDE w:val="0"/>
            <w:autoSpaceDN w:val="0"/>
            <w:adjustRightInd w:val="0"/>
          </w:pPr>
        </w:pPrChange>
      </w:pPr>
      <w:ins w:id="368" w:author="Yongkai Chen" w:date="2025-03-16T16:28:00Z" w16du:dateUtc="2025-03-16T08:28:00Z">
        <w:r>
          <w:rPr>
            <w:kern w:val="0"/>
          </w:rPr>
          <w:t>[41]</w:t>
        </w:r>
        <w:r>
          <w:rPr>
            <w:kern w:val="0"/>
          </w:rPr>
          <w:tab/>
          <w:t>Peltier S J, Humble R A, Bowersox R D W. Crosshatch roughness distortions on a hypersonic turbulent boundary layer[J]. Physics of Fluids, 2016, 28(4): 045105.</w:t>
        </w:r>
      </w:ins>
    </w:p>
    <w:p w14:paraId="6C1CEDA1" w14:textId="77777777" w:rsidR="00F810CE" w:rsidRDefault="00F810CE" w:rsidP="00EB09B6">
      <w:pPr>
        <w:pStyle w:val="Bibliography"/>
        <w:ind w:left="0" w:firstLine="0"/>
        <w:rPr>
          <w:ins w:id="369" w:author="Yongkai Chen" w:date="2025-03-16T16:28:00Z" w16du:dateUtc="2025-03-16T08:28:00Z"/>
          <w:kern w:val="0"/>
        </w:rPr>
        <w:pPrChange w:id="370" w:author="Chen, Yongkai" w:date="2025-03-17T11:05:00Z" w16du:dateUtc="2025-03-17T03:05:00Z">
          <w:pPr>
            <w:autoSpaceDE w:val="0"/>
            <w:autoSpaceDN w:val="0"/>
            <w:adjustRightInd w:val="0"/>
          </w:pPr>
        </w:pPrChange>
      </w:pPr>
      <w:ins w:id="371" w:author="Yongkai Chen" w:date="2025-03-16T16:28:00Z" w16du:dateUtc="2025-03-16T08:28:00Z">
        <w:r>
          <w:rPr>
            <w:kern w:val="0"/>
          </w:rPr>
          <w:t>[42]</w:t>
        </w:r>
        <w:r>
          <w:rPr>
            <w:kern w:val="0"/>
          </w:rPr>
          <w:tab/>
          <w:t>Kocher B D, Combs C S, Kreth P A, Schmisseur J D, Peltier S J. American Institute of Aeronautics and Astronautics, 2017. Investigation of the Effects of Distributed Surface Roughness on Supersonic Flows[C]//47th AIAA Fluid Dynamics Conference. , 2017Denver, Colorado: .</w:t>
        </w:r>
      </w:ins>
    </w:p>
    <w:p w14:paraId="2CD51AF9" w14:textId="77777777" w:rsidR="00F810CE" w:rsidRDefault="00F810CE" w:rsidP="00EB09B6">
      <w:pPr>
        <w:pStyle w:val="Bibliography"/>
        <w:ind w:left="0" w:firstLine="0"/>
        <w:rPr>
          <w:ins w:id="372" w:author="Yongkai Chen" w:date="2025-03-16T16:28:00Z" w16du:dateUtc="2025-03-16T08:28:00Z"/>
          <w:kern w:val="0"/>
        </w:rPr>
        <w:pPrChange w:id="373" w:author="Chen, Yongkai" w:date="2025-03-17T11:05:00Z" w16du:dateUtc="2025-03-17T03:05:00Z">
          <w:pPr>
            <w:autoSpaceDE w:val="0"/>
            <w:autoSpaceDN w:val="0"/>
            <w:adjustRightInd w:val="0"/>
          </w:pPr>
        </w:pPrChange>
      </w:pPr>
      <w:ins w:id="374" w:author="Yongkai Chen" w:date="2025-03-16T16:28:00Z" w16du:dateUtc="2025-03-16T08:28:00Z">
        <w:r>
          <w:rPr>
            <w:kern w:val="0"/>
          </w:rPr>
          <w:t>[43]</w:t>
        </w:r>
        <w:r>
          <w:rPr>
            <w:kern w:val="0"/>
          </w:rPr>
          <w:tab/>
          <w:t>Kocher B D, Kreth P A, Schmisseur J D, LaLonde E J, Combs C S. Characterizing Streamwise Development of Surface Roughness Effects on a Supersonic Boundary Layer[J]. AIAA Journal, 2022, 60(9): 5136–5149.</w:t>
        </w:r>
      </w:ins>
    </w:p>
    <w:p w14:paraId="06788213" w14:textId="77777777" w:rsidR="00F810CE" w:rsidRDefault="00F810CE" w:rsidP="00EB09B6">
      <w:pPr>
        <w:pStyle w:val="Bibliography"/>
        <w:ind w:left="0" w:firstLine="0"/>
        <w:rPr>
          <w:ins w:id="375" w:author="Yongkai Chen" w:date="2025-03-16T16:28:00Z" w16du:dateUtc="2025-03-16T08:28:00Z"/>
          <w:kern w:val="0"/>
        </w:rPr>
        <w:pPrChange w:id="376" w:author="Chen, Yongkai" w:date="2025-03-17T11:05:00Z" w16du:dateUtc="2025-03-17T03:05:00Z">
          <w:pPr>
            <w:autoSpaceDE w:val="0"/>
            <w:autoSpaceDN w:val="0"/>
            <w:adjustRightInd w:val="0"/>
          </w:pPr>
        </w:pPrChange>
      </w:pPr>
      <w:ins w:id="377" w:author="Yongkai Chen" w:date="2025-03-16T16:28:00Z" w16du:dateUtc="2025-03-16T08:28:00Z">
        <w:r>
          <w:rPr>
            <w:kern w:val="0"/>
          </w:rPr>
          <w:t>[44]</w:t>
        </w:r>
        <w:r>
          <w:rPr>
            <w:kern w:val="0"/>
          </w:rPr>
          <w:tab/>
          <w:t>Modesti D, Sathyanarayana S, Salvadore F, Bernardini M. Direct numerical simulation of supersonic turbulent flows over rough surfaces[J]. Journal of Fluid Mechanics, 2022, 942: A44.</w:t>
        </w:r>
      </w:ins>
    </w:p>
    <w:p w14:paraId="5822CE8B" w14:textId="77777777" w:rsidR="00F810CE" w:rsidRDefault="00F810CE" w:rsidP="00EB09B6">
      <w:pPr>
        <w:pStyle w:val="Bibliography"/>
        <w:ind w:left="0" w:firstLine="0"/>
        <w:rPr>
          <w:ins w:id="378" w:author="Yongkai Chen" w:date="2025-03-16T16:28:00Z" w16du:dateUtc="2025-03-16T08:28:00Z"/>
          <w:kern w:val="0"/>
        </w:rPr>
        <w:pPrChange w:id="379" w:author="Chen, Yongkai" w:date="2025-03-17T11:05:00Z" w16du:dateUtc="2025-03-17T03:05:00Z">
          <w:pPr>
            <w:autoSpaceDE w:val="0"/>
            <w:autoSpaceDN w:val="0"/>
            <w:adjustRightInd w:val="0"/>
          </w:pPr>
        </w:pPrChange>
      </w:pPr>
      <w:ins w:id="380" w:author="Yongkai Chen" w:date="2025-03-16T16:28:00Z" w16du:dateUtc="2025-03-16T08:28:00Z">
        <w:r>
          <w:rPr>
            <w:kern w:val="0"/>
          </w:rPr>
          <w:t>[45]</w:t>
        </w:r>
        <w:r>
          <w:rPr>
            <w:kern w:val="0"/>
          </w:rPr>
          <w:tab/>
          <w:t>Wang Y, Gao Z. Roughness effects on compressible turbulent boundary layers under different Mach numbers and wall temperature conditions[J]. Physics of Fluids, 2024, 36(2): 025144.</w:t>
        </w:r>
      </w:ins>
    </w:p>
    <w:p w14:paraId="4A5A9AD0" w14:textId="77777777" w:rsidR="00F810CE" w:rsidRDefault="00F810CE" w:rsidP="00EB09B6">
      <w:pPr>
        <w:pStyle w:val="Bibliography"/>
        <w:ind w:left="0" w:firstLine="0"/>
        <w:rPr>
          <w:ins w:id="381" w:author="Yongkai Chen" w:date="2025-03-16T16:28:00Z" w16du:dateUtc="2025-03-16T08:28:00Z"/>
          <w:kern w:val="0"/>
        </w:rPr>
        <w:pPrChange w:id="382" w:author="Chen, Yongkai" w:date="2025-03-17T11:05:00Z" w16du:dateUtc="2025-03-17T03:05:00Z">
          <w:pPr>
            <w:autoSpaceDE w:val="0"/>
            <w:autoSpaceDN w:val="0"/>
            <w:adjustRightInd w:val="0"/>
          </w:pPr>
        </w:pPrChange>
      </w:pPr>
      <w:ins w:id="383" w:author="Yongkai Chen" w:date="2025-03-16T16:28:00Z" w16du:dateUtc="2025-03-16T08:28:00Z">
        <w:r>
          <w:rPr>
            <w:kern w:val="0"/>
          </w:rPr>
          <w:t>[46]</w:t>
        </w:r>
        <w:r>
          <w:rPr>
            <w:kern w:val="0"/>
          </w:rPr>
          <w:tab/>
          <w:t xml:space="preserve">Yu M, Zhou Q, Dong S, Yuan X, Xu C. Compressibility effects in supersonic and hypersonic </w:t>
        </w:r>
        <w:r>
          <w:rPr>
            <w:kern w:val="0"/>
          </w:rPr>
          <w:lastRenderedPageBreak/>
          <w:t>turbulent boundary layers subject to wall disturbances[J]. Journal of Fluid Mechanics, 2023, 972: A32.</w:t>
        </w:r>
      </w:ins>
    </w:p>
    <w:p w14:paraId="385D1622" w14:textId="2F480999" w:rsidR="00E0373E" w:rsidRPr="00A068EB" w:rsidDel="00A068EB" w:rsidRDefault="00E0373E" w:rsidP="00EB09B6">
      <w:pPr>
        <w:pStyle w:val="Bibliography"/>
        <w:ind w:left="0" w:firstLine="0"/>
        <w:rPr>
          <w:del w:id="384" w:author="Yongkai Chen" w:date="2025-03-16T10:52:00Z" w16du:dateUtc="2025-03-16T02:52:00Z"/>
          <w:rPrChange w:id="385" w:author="Yongkai Chen" w:date="2025-03-16T10:52:00Z" w16du:dateUtc="2025-03-16T02:52:00Z">
            <w:rPr>
              <w:del w:id="386" w:author="Yongkai Chen" w:date="2025-03-16T10:52:00Z" w16du:dateUtc="2025-03-16T02:52:00Z"/>
              <w:kern w:val="0"/>
              <w:sz w:val="24"/>
            </w:rPr>
          </w:rPrChange>
        </w:rPr>
        <w:pPrChange w:id="387" w:author="Chen, Yongkai" w:date="2025-03-17T11:05:00Z" w16du:dateUtc="2025-03-17T03:05:00Z">
          <w:pPr>
            <w:pStyle w:val="Bibliography"/>
          </w:pPr>
        </w:pPrChange>
      </w:pPr>
      <w:del w:id="388" w:author="Yongkai Chen" w:date="2025-03-16T10:52:00Z" w16du:dateUtc="2025-03-16T02:52:00Z">
        <w:r w:rsidRPr="00A068EB" w:rsidDel="00A068EB">
          <w:rPr>
            <w:rPrChange w:id="389" w:author="Yongkai Chen" w:date="2025-03-16T10:52:00Z" w16du:dateUtc="2025-03-16T02:52:00Z">
              <w:rPr>
                <w:kern w:val="0"/>
                <w:sz w:val="24"/>
              </w:rPr>
            </w:rPrChange>
          </w:rPr>
          <w:delText>[1]</w:delText>
        </w:r>
        <w:r w:rsidRPr="00A068EB" w:rsidDel="00A068EB">
          <w:rPr>
            <w:rPrChange w:id="390" w:author="Yongkai Chen" w:date="2025-03-16T10:52:00Z" w16du:dateUtc="2025-03-16T02:52:00Z">
              <w:rPr>
                <w:kern w:val="0"/>
                <w:sz w:val="24"/>
              </w:rPr>
            </w:rPrChange>
          </w:rPr>
          <w:tab/>
        </w:r>
        <w:r w:rsidRPr="00A068EB" w:rsidDel="00A068EB">
          <w:rPr>
            <w:rFonts w:hint="eastAsia"/>
            <w:rPrChange w:id="391" w:author="Yongkai Chen" w:date="2025-03-16T10:52:00Z" w16du:dateUtc="2025-03-16T02:52:00Z">
              <w:rPr>
                <w:rFonts w:hint="eastAsia"/>
                <w:kern w:val="0"/>
                <w:sz w:val="24"/>
              </w:rPr>
            </w:rPrChange>
          </w:rPr>
          <w:delText>柴山</w:delText>
        </w:r>
        <w:r w:rsidRPr="00A068EB" w:rsidDel="00A068EB">
          <w:rPr>
            <w:rPrChange w:id="392" w:author="Yongkai Chen" w:date="2025-03-16T10:52:00Z" w16du:dateUtc="2025-03-16T02:52:00Z">
              <w:rPr>
                <w:kern w:val="0"/>
                <w:sz w:val="24"/>
              </w:rPr>
            </w:rPrChange>
          </w:rPr>
          <w:delText xml:space="preserve">. </w:delText>
        </w:r>
        <w:r w:rsidRPr="00A068EB" w:rsidDel="00A068EB">
          <w:rPr>
            <w:rFonts w:hint="eastAsia"/>
            <w:rPrChange w:id="393" w:author="Yongkai Chen" w:date="2025-03-16T10:52:00Z" w16du:dateUtc="2025-03-16T02:52:00Z">
              <w:rPr>
                <w:rFonts w:hint="eastAsia"/>
                <w:kern w:val="0"/>
                <w:sz w:val="24"/>
              </w:rPr>
            </w:rPrChange>
          </w:rPr>
          <w:delText>高超声速武器优势何在</w:delText>
        </w:r>
        <w:r w:rsidRPr="00A068EB" w:rsidDel="00A068EB">
          <w:rPr>
            <w:rPrChange w:id="394" w:author="Yongkai Chen" w:date="2025-03-16T10:52:00Z" w16du:dateUtc="2025-03-16T02:52:00Z">
              <w:rPr>
                <w:kern w:val="0"/>
                <w:sz w:val="24"/>
              </w:rPr>
            </w:rPrChange>
          </w:rPr>
          <w:delText xml:space="preserve">[J]. </w:delText>
        </w:r>
        <w:r w:rsidRPr="00A068EB" w:rsidDel="00A068EB">
          <w:rPr>
            <w:rFonts w:hint="eastAsia"/>
            <w:rPrChange w:id="395" w:author="Yongkai Chen" w:date="2025-03-16T10:52:00Z" w16du:dateUtc="2025-03-16T02:52:00Z">
              <w:rPr>
                <w:rFonts w:hint="eastAsia"/>
                <w:kern w:val="0"/>
                <w:sz w:val="24"/>
              </w:rPr>
            </w:rPrChange>
          </w:rPr>
          <w:delText>解放军报</w:delText>
        </w:r>
        <w:r w:rsidRPr="00A068EB" w:rsidDel="00A068EB">
          <w:rPr>
            <w:rPrChange w:id="396" w:author="Yongkai Chen" w:date="2025-03-16T10:52:00Z" w16du:dateUtc="2025-03-16T02:52:00Z">
              <w:rPr>
                <w:kern w:val="0"/>
                <w:sz w:val="24"/>
              </w:rPr>
            </w:rPrChange>
          </w:rPr>
          <w:delText>.</w:delText>
        </w:r>
      </w:del>
    </w:p>
    <w:p w14:paraId="6626F330" w14:textId="079F0E6F" w:rsidR="00E0373E" w:rsidRPr="00A068EB" w:rsidDel="00A068EB" w:rsidRDefault="00E0373E" w:rsidP="00EB09B6">
      <w:pPr>
        <w:pStyle w:val="Bibliography"/>
        <w:ind w:left="0" w:firstLine="0"/>
        <w:rPr>
          <w:del w:id="397" w:author="Yongkai Chen" w:date="2025-03-16T10:52:00Z" w16du:dateUtc="2025-03-16T02:52:00Z"/>
          <w:rPrChange w:id="398" w:author="Yongkai Chen" w:date="2025-03-16T10:52:00Z" w16du:dateUtc="2025-03-16T02:52:00Z">
            <w:rPr>
              <w:del w:id="399" w:author="Yongkai Chen" w:date="2025-03-16T10:52:00Z" w16du:dateUtc="2025-03-16T02:52:00Z"/>
              <w:kern w:val="0"/>
              <w:sz w:val="24"/>
            </w:rPr>
          </w:rPrChange>
        </w:rPr>
        <w:pPrChange w:id="400" w:author="Chen, Yongkai" w:date="2025-03-17T11:05:00Z" w16du:dateUtc="2025-03-17T03:05:00Z">
          <w:pPr>
            <w:pStyle w:val="Bibliography"/>
          </w:pPr>
        </w:pPrChange>
      </w:pPr>
      <w:del w:id="401" w:author="Yongkai Chen" w:date="2025-03-16T10:52:00Z" w16du:dateUtc="2025-03-16T02:52:00Z">
        <w:r w:rsidRPr="00A068EB" w:rsidDel="00A068EB">
          <w:rPr>
            <w:rPrChange w:id="402" w:author="Yongkai Chen" w:date="2025-03-16T10:52:00Z" w16du:dateUtc="2025-03-16T02:52:00Z">
              <w:rPr>
                <w:kern w:val="0"/>
                <w:sz w:val="24"/>
              </w:rPr>
            </w:rPrChange>
          </w:rPr>
          <w:delText>[2]</w:delText>
        </w:r>
        <w:r w:rsidRPr="00A068EB" w:rsidDel="00A068EB">
          <w:rPr>
            <w:rPrChange w:id="403" w:author="Yongkai Chen" w:date="2025-03-16T10:52:00Z" w16du:dateUtc="2025-03-16T02:52:00Z">
              <w:rPr>
                <w:kern w:val="0"/>
                <w:sz w:val="24"/>
              </w:rPr>
            </w:rPrChange>
          </w:rPr>
          <w:tab/>
          <w:delText>Kadivar M, Tormey D, McGranaghan G. A review on turbulent flow over rough surfaces: Fundamentals and theories[J]. International Journal of Thermofluids, 2021, 10: 100077.</w:delText>
        </w:r>
      </w:del>
    </w:p>
    <w:p w14:paraId="7F4C544C" w14:textId="29DA7275" w:rsidR="00E0373E" w:rsidRPr="00A068EB" w:rsidDel="00A068EB" w:rsidRDefault="00E0373E" w:rsidP="00EB09B6">
      <w:pPr>
        <w:pStyle w:val="Bibliography"/>
        <w:ind w:left="0" w:firstLine="0"/>
        <w:rPr>
          <w:del w:id="404" w:author="Yongkai Chen" w:date="2025-03-16T10:52:00Z" w16du:dateUtc="2025-03-16T02:52:00Z"/>
          <w:rPrChange w:id="405" w:author="Yongkai Chen" w:date="2025-03-16T10:52:00Z" w16du:dateUtc="2025-03-16T02:52:00Z">
            <w:rPr>
              <w:del w:id="406" w:author="Yongkai Chen" w:date="2025-03-16T10:52:00Z" w16du:dateUtc="2025-03-16T02:52:00Z"/>
              <w:kern w:val="0"/>
              <w:sz w:val="24"/>
            </w:rPr>
          </w:rPrChange>
        </w:rPr>
        <w:pPrChange w:id="407" w:author="Chen, Yongkai" w:date="2025-03-17T11:05:00Z" w16du:dateUtc="2025-03-17T03:05:00Z">
          <w:pPr>
            <w:pStyle w:val="Bibliography"/>
          </w:pPr>
        </w:pPrChange>
      </w:pPr>
      <w:del w:id="408" w:author="Yongkai Chen" w:date="2025-03-16T10:52:00Z" w16du:dateUtc="2025-03-16T02:52:00Z">
        <w:r w:rsidRPr="00A068EB" w:rsidDel="00A068EB">
          <w:rPr>
            <w:rPrChange w:id="409" w:author="Yongkai Chen" w:date="2025-03-16T10:52:00Z" w16du:dateUtc="2025-03-16T02:52:00Z">
              <w:rPr>
                <w:kern w:val="0"/>
                <w:sz w:val="24"/>
              </w:rPr>
            </w:rPrChange>
          </w:rPr>
          <w:delText>[3]</w:delText>
        </w:r>
        <w:r w:rsidRPr="00A068EB" w:rsidDel="00A068EB">
          <w:rPr>
            <w:rPrChange w:id="410" w:author="Yongkai Chen" w:date="2025-03-16T10:52:00Z" w16du:dateUtc="2025-03-16T02:52:00Z">
              <w:rPr>
                <w:kern w:val="0"/>
                <w:sz w:val="24"/>
              </w:rPr>
            </w:rPrChange>
          </w:rPr>
          <w:tab/>
          <w:delTex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delText>
        </w:r>
      </w:del>
    </w:p>
    <w:p w14:paraId="2E4ADBF9" w14:textId="26CAAFC0" w:rsidR="00E0373E" w:rsidRPr="00A068EB" w:rsidDel="00A068EB" w:rsidRDefault="00E0373E" w:rsidP="00EB09B6">
      <w:pPr>
        <w:pStyle w:val="Bibliography"/>
        <w:ind w:left="0" w:firstLine="0"/>
        <w:rPr>
          <w:del w:id="411" w:author="Yongkai Chen" w:date="2025-03-16T10:52:00Z" w16du:dateUtc="2025-03-16T02:52:00Z"/>
          <w:rPrChange w:id="412" w:author="Yongkai Chen" w:date="2025-03-16T10:52:00Z" w16du:dateUtc="2025-03-16T02:52:00Z">
            <w:rPr>
              <w:del w:id="413" w:author="Yongkai Chen" w:date="2025-03-16T10:52:00Z" w16du:dateUtc="2025-03-16T02:52:00Z"/>
              <w:kern w:val="0"/>
              <w:sz w:val="24"/>
            </w:rPr>
          </w:rPrChange>
        </w:rPr>
        <w:pPrChange w:id="414" w:author="Chen, Yongkai" w:date="2025-03-17T11:05:00Z" w16du:dateUtc="2025-03-17T03:05:00Z">
          <w:pPr>
            <w:pStyle w:val="Bibliography"/>
          </w:pPr>
        </w:pPrChange>
      </w:pPr>
      <w:del w:id="415" w:author="Yongkai Chen" w:date="2025-03-16T10:52:00Z" w16du:dateUtc="2025-03-16T02:52:00Z">
        <w:r w:rsidRPr="00A068EB" w:rsidDel="00A068EB">
          <w:rPr>
            <w:rPrChange w:id="416" w:author="Yongkai Chen" w:date="2025-03-16T10:52:00Z" w16du:dateUtc="2025-03-16T02:52:00Z">
              <w:rPr>
                <w:kern w:val="0"/>
                <w:sz w:val="24"/>
              </w:rPr>
            </w:rPrChange>
          </w:rPr>
          <w:delText>[4]</w:delText>
        </w:r>
        <w:r w:rsidRPr="00A068EB" w:rsidDel="00A068EB">
          <w:rPr>
            <w:rPrChange w:id="417" w:author="Yongkai Chen" w:date="2025-03-16T10:52:00Z" w16du:dateUtc="2025-03-16T02:52:00Z">
              <w:rPr>
                <w:kern w:val="0"/>
                <w:sz w:val="24"/>
              </w:rPr>
            </w:rPrChange>
          </w:rPr>
          <w:tab/>
          <w:delText>Lam R, Sanchez-Gonzalez A, Willson M, Wirnsberger P, Fortunato M, Alet F, Ravuri S, Ewalds T, Eaton-Rosen Z, Hu W, Merose A, Hoyer S, Holland G, Vinyals O, Stott J, Pritzel A, Mohamed S, Battaglia P. arXiv, 2023. GraphCast: Learning skillful medium-range global weather forecasting[J]. , 2023.</w:delText>
        </w:r>
      </w:del>
    </w:p>
    <w:p w14:paraId="08E5BCBF" w14:textId="4A9B1CEE" w:rsidR="00E0373E" w:rsidRPr="00A068EB" w:rsidDel="00A068EB" w:rsidRDefault="00E0373E" w:rsidP="00EB09B6">
      <w:pPr>
        <w:pStyle w:val="Bibliography"/>
        <w:ind w:left="0" w:firstLine="0"/>
        <w:rPr>
          <w:del w:id="418" w:author="Yongkai Chen" w:date="2025-03-16T10:52:00Z" w16du:dateUtc="2025-03-16T02:52:00Z"/>
          <w:rPrChange w:id="419" w:author="Yongkai Chen" w:date="2025-03-16T10:52:00Z" w16du:dateUtc="2025-03-16T02:52:00Z">
            <w:rPr>
              <w:del w:id="420" w:author="Yongkai Chen" w:date="2025-03-16T10:52:00Z" w16du:dateUtc="2025-03-16T02:52:00Z"/>
              <w:kern w:val="0"/>
              <w:sz w:val="24"/>
            </w:rPr>
          </w:rPrChange>
        </w:rPr>
        <w:pPrChange w:id="421" w:author="Chen, Yongkai" w:date="2025-03-17T11:05:00Z" w16du:dateUtc="2025-03-17T03:05:00Z">
          <w:pPr>
            <w:pStyle w:val="Bibliography"/>
          </w:pPr>
        </w:pPrChange>
      </w:pPr>
      <w:del w:id="422" w:author="Yongkai Chen" w:date="2025-03-16T10:52:00Z" w16du:dateUtc="2025-03-16T02:52:00Z">
        <w:r w:rsidRPr="00A068EB" w:rsidDel="00A068EB">
          <w:rPr>
            <w:rPrChange w:id="423" w:author="Yongkai Chen" w:date="2025-03-16T10:52:00Z" w16du:dateUtc="2025-03-16T02:52:00Z">
              <w:rPr>
                <w:kern w:val="0"/>
                <w:sz w:val="24"/>
              </w:rPr>
            </w:rPrChange>
          </w:rPr>
          <w:delText>[5]</w:delText>
        </w:r>
        <w:r w:rsidRPr="00A068EB" w:rsidDel="00A068EB">
          <w:rPr>
            <w:rPrChange w:id="424" w:author="Yongkai Chen" w:date="2025-03-16T10:52:00Z" w16du:dateUtc="2025-03-16T02:52:00Z">
              <w:rPr>
                <w:kern w:val="0"/>
                <w:sz w:val="24"/>
              </w:rPr>
            </w:rPrChange>
          </w:rPr>
          <w:tab/>
          <w:delText>Dhariwal P, Nichol A. Diffusion Models Beat GANs on Image Synthesis[J]. .</w:delText>
        </w:r>
      </w:del>
    </w:p>
    <w:p w14:paraId="7086A454" w14:textId="2D8E2B93" w:rsidR="00E0373E" w:rsidRPr="00A068EB" w:rsidDel="00A068EB" w:rsidRDefault="00E0373E" w:rsidP="00EB09B6">
      <w:pPr>
        <w:pStyle w:val="Bibliography"/>
        <w:ind w:left="0" w:firstLine="0"/>
        <w:rPr>
          <w:del w:id="425" w:author="Yongkai Chen" w:date="2025-03-16T10:52:00Z" w16du:dateUtc="2025-03-16T02:52:00Z"/>
          <w:rPrChange w:id="426" w:author="Yongkai Chen" w:date="2025-03-16T10:52:00Z" w16du:dateUtc="2025-03-16T02:52:00Z">
            <w:rPr>
              <w:del w:id="427" w:author="Yongkai Chen" w:date="2025-03-16T10:52:00Z" w16du:dateUtc="2025-03-16T02:52:00Z"/>
              <w:kern w:val="0"/>
              <w:sz w:val="24"/>
            </w:rPr>
          </w:rPrChange>
        </w:rPr>
        <w:pPrChange w:id="428" w:author="Chen, Yongkai" w:date="2025-03-17T11:05:00Z" w16du:dateUtc="2025-03-17T03:05:00Z">
          <w:pPr>
            <w:pStyle w:val="Bibliography"/>
          </w:pPr>
        </w:pPrChange>
      </w:pPr>
      <w:del w:id="429" w:author="Yongkai Chen" w:date="2025-03-16T10:52:00Z" w16du:dateUtc="2025-03-16T02:52:00Z">
        <w:r w:rsidRPr="00A068EB" w:rsidDel="00A068EB">
          <w:rPr>
            <w:rPrChange w:id="430" w:author="Yongkai Chen" w:date="2025-03-16T10:52:00Z" w16du:dateUtc="2025-03-16T02:52:00Z">
              <w:rPr>
                <w:kern w:val="0"/>
                <w:sz w:val="24"/>
              </w:rPr>
            </w:rPrChange>
          </w:rPr>
          <w:delText>[6]</w:delText>
        </w:r>
        <w:r w:rsidRPr="00A068EB" w:rsidDel="00A068EB">
          <w:rPr>
            <w:rPrChange w:id="431" w:author="Yongkai Chen" w:date="2025-03-16T10:52:00Z" w16du:dateUtc="2025-03-16T02:52:00Z">
              <w:rPr>
                <w:kern w:val="0"/>
                <w:sz w:val="24"/>
              </w:rPr>
            </w:rPrChange>
          </w:rPr>
          <w:tab/>
          <w:delText>Vaswani A, Shazeer N, Parmar N, Uszkoreit J, Jones L, Gomez A N, Kaiser Ł, Polosukhin I. Attention is All you Need[J]. .</w:delText>
        </w:r>
      </w:del>
    </w:p>
    <w:p w14:paraId="785B2C83" w14:textId="6FC68763" w:rsidR="00E0373E" w:rsidRPr="00A068EB" w:rsidDel="00A068EB" w:rsidRDefault="00E0373E" w:rsidP="00EB09B6">
      <w:pPr>
        <w:pStyle w:val="Bibliography"/>
        <w:ind w:left="0" w:firstLine="0"/>
        <w:rPr>
          <w:del w:id="432" w:author="Yongkai Chen" w:date="2025-03-16T10:52:00Z" w16du:dateUtc="2025-03-16T02:52:00Z"/>
          <w:rPrChange w:id="433" w:author="Yongkai Chen" w:date="2025-03-16T10:52:00Z" w16du:dateUtc="2025-03-16T02:52:00Z">
            <w:rPr>
              <w:del w:id="434" w:author="Yongkai Chen" w:date="2025-03-16T10:52:00Z" w16du:dateUtc="2025-03-16T02:52:00Z"/>
              <w:kern w:val="0"/>
              <w:sz w:val="24"/>
            </w:rPr>
          </w:rPrChange>
        </w:rPr>
        <w:pPrChange w:id="435" w:author="Chen, Yongkai" w:date="2025-03-17T11:05:00Z" w16du:dateUtc="2025-03-17T03:05:00Z">
          <w:pPr>
            <w:pStyle w:val="Bibliography"/>
          </w:pPr>
        </w:pPrChange>
      </w:pPr>
      <w:del w:id="436" w:author="Yongkai Chen" w:date="2025-03-16T10:52:00Z" w16du:dateUtc="2025-03-16T02:52:00Z">
        <w:r w:rsidRPr="00A068EB" w:rsidDel="00A068EB">
          <w:rPr>
            <w:rPrChange w:id="437" w:author="Yongkai Chen" w:date="2025-03-16T10:52:00Z" w16du:dateUtc="2025-03-16T02:52:00Z">
              <w:rPr>
                <w:kern w:val="0"/>
                <w:sz w:val="24"/>
              </w:rPr>
            </w:rPrChange>
          </w:rPr>
          <w:delText>[7]</w:delText>
        </w:r>
        <w:r w:rsidRPr="00A068EB" w:rsidDel="00A068EB">
          <w:rPr>
            <w:rPrChange w:id="438" w:author="Yongkai Chen" w:date="2025-03-16T10:52:00Z" w16du:dateUtc="2025-03-16T02:52:00Z">
              <w:rPr>
                <w:kern w:val="0"/>
                <w:sz w:val="24"/>
              </w:rPr>
            </w:rPrChange>
          </w:rPr>
          <w:tab/>
          <w:delText>Stroh A, Schäfer K, Frohnapfel B, Forooghi P. Rearrangement of secondary flow over spanwise heterogeneous roughness[J]. Journal of Fluid Mechanics, 2020, 885: R5.</w:delText>
        </w:r>
      </w:del>
    </w:p>
    <w:p w14:paraId="5CC7A37C" w14:textId="22BB892A" w:rsidR="00E0373E" w:rsidRPr="00A068EB" w:rsidDel="00A068EB" w:rsidRDefault="00E0373E" w:rsidP="00EB09B6">
      <w:pPr>
        <w:pStyle w:val="Bibliography"/>
        <w:ind w:left="0" w:firstLine="0"/>
        <w:rPr>
          <w:del w:id="439" w:author="Yongkai Chen" w:date="2025-03-16T10:52:00Z" w16du:dateUtc="2025-03-16T02:52:00Z"/>
          <w:rPrChange w:id="440" w:author="Yongkai Chen" w:date="2025-03-16T10:52:00Z" w16du:dateUtc="2025-03-16T02:52:00Z">
            <w:rPr>
              <w:del w:id="441" w:author="Yongkai Chen" w:date="2025-03-16T10:52:00Z" w16du:dateUtc="2025-03-16T02:52:00Z"/>
              <w:kern w:val="0"/>
              <w:sz w:val="24"/>
            </w:rPr>
          </w:rPrChange>
        </w:rPr>
        <w:pPrChange w:id="442" w:author="Chen, Yongkai" w:date="2025-03-17T11:05:00Z" w16du:dateUtc="2025-03-17T03:05:00Z">
          <w:pPr>
            <w:pStyle w:val="Bibliography"/>
          </w:pPr>
        </w:pPrChange>
      </w:pPr>
      <w:del w:id="443" w:author="Yongkai Chen" w:date="2025-03-16T10:52:00Z" w16du:dateUtc="2025-03-16T02:52:00Z">
        <w:r w:rsidRPr="00A068EB" w:rsidDel="00A068EB">
          <w:rPr>
            <w:rPrChange w:id="444" w:author="Yongkai Chen" w:date="2025-03-16T10:52:00Z" w16du:dateUtc="2025-03-16T02:52:00Z">
              <w:rPr>
                <w:kern w:val="0"/>
                <w:sz w:val="24"/>
              </w:rPr>
            </w:rPrChange>
          </w:rPr>
          <w:delText>[8]</w:delText>
        </w:r>
        <w:r w:rsidRPr="00A068EB" w:rsidDel="00A068EB">
          <w:rPr>
            <w:rPrChange w:id="445" w:author="Yongkai Chen" w:date="2025-03-16T10:52:00Z" w16du:dateUtc="2025-03-16T02:52:00Z">
              <w:rPr>
                <w:kern w:val="0"/>
                <w:sz w:val="24"/>
              </w:rPr>
            </w:rPrChange>
          </w:rPr>
          <w:tab/>
          <w:delText>Forooghi P, Stroh A, Schlatter P, Frohnapfel B. Direct numerical simulation of flow over dissimilar, randomly distributed roughness elements: A systematic study on the effect of surface morphology on turbulence[J]. Physical Review Fluids, 2018, 3(4): 044605.</w:delText>
        </w:r>
      </w:del>
    </w:p>
    <w:p w14:paraId="71D7BCA9" w14:textId="35E1558B" w:rsidR="00E0373E" w:rsidRPr="00A068EB" w:rsidDel="00A068EB" w:rsidRDefault="00E0373E" w:rsidP="00EB09B6">
      <w:pPr>
        <w:pStyle w:val="Bibliography"/>
        <w:ind w:left="0" w:firstLine="0"/>
        <w:rPr>
          <w:del w:id="446" w:author="Yongkai Chen" w:date="2025-03-16T10:52:00Z" w16du:dateUtc="2025-03-16T02:52:00Z"/>
          <w:rPrChange w:id="447" w:author="Yongkai Chen" w:date="2025-03-16T10:52:00Z" w16du:dateUtc="2025-03-16T02:52:00Z">
            <w:rPr>
              <w:del w:id="448" w:author="Yongkai Chen" w:date="2025-03-16T10:52:00Z" w16du:dateUtc="2025-03-16T02:52:00Z"/>
              <w:kern w:val="0"/>
              <w:sz w:val="24"/>
            </w:rPr>
          </w:rPrChange>
        </w:rPr>
        <w:pPrChange w:id="449" w:author="Chen, Yongkai" w:date="2025-03-17T11:05:00Z" w16du:dateUtc="2025-03-17T03:05:00Z">
          <w:pPr>
            <w:pStyle w:val="Bibliography"/>
          </w:pPr>
        </w:pPrChange>
      </w:pPr>
      <w:del w:id="450" w:author="Yongkai Chen" w:date="2025-03-16T10:52:00Z" w16du:dateUtc="2025-03-16T02:52:00Z">
        <w:r w:rsidRPr="00A068EB" w:rsidDel="00A068EB">
          <w:rPr>
            <w:rPrChange w:id="451" w:author="Yongkai Chen" w:date="2025-03-16T10:52:00Z" w16du:dateUtc="2025-03-16T02:52:00Z">
              <w:rPr>
                <w:kern w:val="0"/>
                <w:sz w:val="24"/>
              </w:rPr>
            </w:rPrChange>
          </w:rPr>
          <w:delText>[9]</w:delText>
        </w:r>
        <w:r w:rsidRPr="00A068EB" w:rsidDel="00A068EB">
          <w:rPr>
            <w:rPrChange w:id="452" w:author="Yongkai Chen" w:date="2025-03-16T10:52:00Z" w16du:dateUtc="2025-03-16T02:52:00Z">
              <w:rPr>
                <w:kern w:val="0"/>
                <w:sz w:val="24"/>
              </w:rPr>
            </w:rPrChange>
          </w:rPr>
          <w:tab/>
          <w:delText>Kuwata Y, Kawaguchi Y. Direct numerical simulation of turbulence over systematically varied irregular rough surfaces[J]. Journal of Fluid Mechanics, 2019, 862: 781–815.</w:delText>
        </w:r>
      </w:del>
    </w:p>
    <w:p w14:paraId="7C6D9FD1" w14:textId="7DBA2DD8" w:rsidR="00E0373E" w:rsidRPr="00A068EB" w:rsidDel="00A068EB" w:rsidRDefault="00E0373E" w:rsidP="00EB09B6">
      <w:pPr>
        <w:pStyle w:val="Bibliography"/>
        <w:ind w:left="0" w:firstLine="0"/>
        <w:rPr>
          <w:del w:id="453" w:author="Yongkai Chen" w:date="2025-03-16T10:52:00Z" w16du:dateUtc="2025-03-16T02:52:00Z"/>
          <w:rPrChange w:id="454" w:author="Yongkai Chen" w:date="2025-03-16T10:52:00Z" w16du:dateUtc="2025-03-16T02:52:00Z">
            <w:rPr>
              <w:del w:id="455" w:author="Yongkai Chen" w:date="2025-03-16T10:52:00Z" w16du:dateUtc="2025-03-16T02:52:00Z"/>
              <w:kern w:val="0"/>
              <w:sz w:val="24"/>
            </w:rPr>
          </w:rPrChange>
        </w:rPr>
        <w:pPrChange w:id="456" w:author="Chen, Yongkai" w:date="2025-03-17T11:05:00Z" w16du:dateUtc="2025-03-17T03:05:00Z">
          <w:pPr>
            <w:pStyle w:val="Bibliography"/>
          </w:pPr>
        </w:pPrChange>
      </w:pPr>
      <w:del w:id="457" w:author="Yongkai Chen" w:date="2025-03-16T10:52:00Z" w16du:dateUtc="2025-03-16T02:52:00Z">
        <w:r w:rsidRPr="00A068EB" w:rsidDel="00A068EB">
          <w:rPr>
            <w:rPrChange w:id="458" w:author="Yongkai Chen" w:date="2025-03-16T10:52:00Z" w16du:dateUtc="2025-03-16T02:52:00Z">
              <w:rPr>
                <w:kern w:val="0"/>
                <w:sz w:val="24"/>
              </w:rPr>
            </w:rPrChange>
          </w:rPr>
          <w:delText>[10]</w:delText>
        </w:r>
        <w:r w:rsidRPr="00A068EB" w:rsidDel="00A068EB">
          <w:rPr>
            <w:rPrChange w:id="459" w:author="Yongkai Chen" w:date="2025-03-16T10:52:00Z" w16du:dateUtc="2025-03-16T02:52:00Z">
              <w:rPr>
                <w:kern w:val="0"/>
                <w:sz w:val="24"/>
              </w:rPr>
            </w:rPrChange>
          </w:rPr>
          <w:tab/>
          <w:delText>Shaw R H, Schumann U. Large-eddy simulation of turbulent flow above and within a forest[J]. Boundary-Layer Meteorology, 1992, 61(1–2): 47–64.</w:delText>
        </w:r>
      </w:del>
    </w:p>
    <w:p w14:paraId="149921DE" w14:textId="74AE4B36" w:rsidR="00E0373E" w:rsidRPr="00A068EB" w:rsidDel="00A068EB" w:rsidRDefault="00E0373E" w:rsidP="00EB09B6">
      <w:pPr>
        <w:pStyle w:val="Bibliography"/>
        <w:ind w:left="0" w:firstLine="0"/>
        <w:rPr>
          <w:del w:id="460" w:author="Yongkai Chen" w:date="2025-03-16T10:52:00Z" w16du:dateUtc="2025-03-16T02:52:00Z"/>
          <w:rPrChange w:id="461" w:author="Yongkai Chen" w:date="2025-03-16T10:52:00Z" w16du:dateUtc="2025-03-16T02:52:00Z">
            <w:rPr>
              <w:del w:id="462" w:author="Yongkai Chen" w:date="2025-03-16T10:52:00Z" w16du:dateUtc="2025-03-16T02:52:00Z"/>
              <w:kern w:val="0"/>
              <w:sz w:val="24"/>
            </w:rPr>
          </w:rPrChange>
        </w:rPr>
        <w:pPrChange w:id="463" w:author="Chen, Yongkai" w:date="2025-03-17T11:05:00Z" w16du:dateUtc="2025-03-17T03:05:00Z">
          <w:pPr>
            <w:pStyle w:val="Bibliography"/>
          </w:pPr>
        </w:pPrChange>
      </w:pPr>
      <w:del w:id="464" w:author="Yongkai Chen" w:date="2025-03-16T10:52:00Z" w16du:dateUtc="2025-03-16T02:52:00Z">
        <w:r w:rsidRPr="00A068EB" w:rsidDel="00A068EB">
          <w:rPr>
            <w:rPrChange w:id="465" w:author="Yongkai Chen" w:date="2025-03-16T10:52:00Z" w16du:dateUtc="2025-03-16T02:52:00Z">
              <w:rPr>
                <w:kern w:val="0"/>
                <w:sz w:val="24"/>
              </w:rPr>
            </w:rPrChange>
          </w:rPr>
          <w:delText>[11]</w:delText>
        </w:r>
        <w:r w:rsidRPr="00A068EB" w:rsidDel="00A068EB">
          <w:rPr>
            <w:rPrChange w:id="466" w:author="Yongkai Chen" w:date="2025-03-16T10:52:00Z" w16du:dateUtc="2025-03-16T02:52:00Z">
              <w:rPr>
                <w:kern w:val="0"/>
                <w:sz w:val="24"/>
              </w:rPr>
            </w:rPrChange>
          </w:rPr>
          <w:tab/>
          <w:delText>Varghese J, Durbin P A. Representing surface roughness in eddy resolving simulation[J]. Journal of Fluid Mechanics, 2020, 897: A10.</w:delText>
        </w:r>
      </w:del>
    </w:p>
    <w:p w14:paraId="51B50EC0" w14:textId="4FA6086C" w:rsidR="00E0373E" w:rsidRPr="00A068EB" w:rsidDel="00A068EB" w:rsidRDefault="00E0373E" w:rsidP="00EB09B6">
      <w:pPr>
        <w:pStyle w:val="Bibliography"/>
        <w:ind w:left="0" w:firstLine="0"/>
        <w:rPr>
          <w:del w:id="467" w:author="Yongkai Chen" w:date="2025-03-16T10:52:00Z" w16du:dateUtc="2025-03-16T02:52:00Z"/>
          <w:rPrChange w:id="468" w:author="Yongkai Chen" w:date="2025-03-16T10:52:00Z" w16du:dateUtc="2025-03-16T02:52:00Z">
            <w:rPr>
              <w:del w:id="469" w:author="Yongkai Chen" w:date="2025-03-16T10:52:00Z" w16du:dateUtc="2025-03-16T02:52:00Z"/>
              <w:kern w:val="0"/>
              <w:sz w:val="24"/>
            </w:rPr>
          </w:rPrChange>
        </w:rPr>
        <w:pPrChange w:id="470" w:author="Chen, Yongkai" w:date="2025-03-17T11:05:00Z" w16du:dateUtc="2025-03-17T03:05:00Z">
          <w:pPr>
            <w:pStyle w:val="Bibliography"/>
          </w:pPr>
        </w:pPrChange>
      </w:pPr>
      <w:del w:id="471" w:author="Yongkai Chen" w:date="2025-03-16T10:52:00Z" w16du:dateUtc="2025-03-16T02:52:00Z">
        <w:r w:rsidRPr="00A068EB" w:rsidDel="00A068EB">
          <w:rPr>
            <w:rPrChange w:id="472" w:author="Yongkai Chen" w:date="2025-03-16T10:52:00Z" w16du:dateUtc="2025-03-16T02:52:00Z">
              <w:rPr>
                <w:kern w:val="0"/>
                <w:sz w:val="24"/>
              </w:rPr>
            </w:rPrChange>
          </w:rPr>
          <w:delText>[12]</w:delText>
        </w:r>
        <w:r w:rsidRPr="00A068EB" w:rsidDel="00A068EB">
          <w:rPr>
            <w:rPrChange w:id="473" w:author="Yongkai Chen" w:date="2025-03-16T10:52:00Z" w16du:dateUtc="2025-03-16T02:52:00Z">
              <w:rPr>
                <w:kern w:val="0"/>
                <w:sz w:val="24"/>
              </w:rPr>
            </w:rPrChange>
          </w:rPr>
          <w:tab/>
          <w:delText>Forooghi P, Frohnapfel B, Magagnato F, Busse A. A modified Parametric Forcing Approach for modelling of roughness[J]. International Journal of Heat and Fluid Flow, 2018, 71: 200–209.</w:delText>
        </w:r>
      </w:del>
    </w:p>
    <w:p w14:paraId="2A03B212" w14:textId="58EE5ACE" w:rsidR="00E0373E" w:rsidRPr="00A068EB" w:rsidDel="00A068EB" w:rsidRDefault="00E0373E" w:rsidP="00EB09B6">
      <w:pPr>
        <w:pStyle w:val="Bibliography"/>
        <w:ind w:left="0" w:firstLine="0"/>
        <w:rPr>
          <w:del w:id="474" w:author="Yongkai Chen" w:date="2025-03-16T10:52:00Z" w16du:dateUtc="2025-03-16T02:52:00Z"/>
          <w:rPrChange w:id="475" w:author="Yongkai Chen" w:date="2025-03-16T10:52:00Z" w16du:dateUtc="2025-03-16T02:52:00Z">
            <w:rPr>
              <w:del w:id="476" w:author="Yongkai Chen" w:date="2025-03-16T10:52:00Z" w16du:dateUtc="2025-03-16T02:52:00Z"/>
              <w:kern w:val="0"/>
              <w:sz w:val="24"/>
            </w:rPr>
          </w:rPrChange>
        </w:rPr>
        <w:pPrChange w:id="477" w:author="Chen, Yongkai" w:date="2025-03-17T11:05:00Z" w16du:dateUtc="2025-03-17T03:05:00Z">
          <w:pPr>
            <w:pStyle w:val="Bibliography"/>
          </w:pPr>
        </w:pPrChange>
      </w:pPr>
      <w:del w:id="478" w:author="Yongkai Chen" w:date="2025-03-16T10:52:00Z" w16du:dateUtc="2025-03-16T02:52:00Z">
        <w:r w:rsidRPr="00A068EB" w:rsidDel="00A068EB">
          <w:rPr>
            <w:rPrChange w:id="479" w:author="Yongkai Chen" w:date="2025-03-16T10:52:00Z" w16du:dateUtc="2025-03-16T02:52:00Z">
              <w:rPr>
                <w:kern w:val="0"/>
                <w:sz w:val="24"/>
              </w:rPr>
            </w:rPrChange>
          </w:rPr>
          <w:delText>[13]</w:delText>
        </w:r>
        <w:r w:rsidRPr="00A068EB" w:rsidDel="00A068EB">
          <w:rPr>
            <w:rPrChange w:id="480" w:author="Yongkai Chen" w:date="2025-03-16T10:52:00Z" w16du:dateUtc="2025-03-16T02:52:00Z">
              <w:rPr>
                <w:kern w:val="0"/>
                <w:sz w:val="24"/>
              </w:rPr>
            </w:rPrChange>
          </w:rPr>
          <w:tab/>
          <w:delText>Krumbein B, Forooghi P, Jakirlić S, Magagnato F, Frohnapfel B. VLES Modeling of Flow Over Walls with Variably-shaped Roughness by Reference to Complementary DNS[J]. Flow, Turbulence and Combustion, 2017, 99(3–4): 685–703.</w:delText>
        </w:r>
      </w:del>
    </w:p>
    <w:p w14:paraId="6AD3199A" w14:textId="6CCEF3E6" w:rsidR="00E0373E" w:rsidRPr="00A068EB" w:rsidDel="00A068EB" w:rsidRDefault="00E0373E" w:rsidP="00EB09B6">
      <w:pPr>
        <w:pStyle w:val="Bibliography"/>
        <w:ind w:left="0" w:firstLine="0"/>
        <w:rPr>
          <w:del w:id="481" w:author="Yongkai Chen" w:date="2025-03-16T10:52:00Z" w16du:dateUtc="2025-03-16T02:52:00Z"/>
          <w:rPrChange w:id="482" w:author="Yongkai Chen" w:date="2025-03-16T10:52:00Z" w16du:dateUtc="2025-03-16T02:52:00Z">
            <w:rPr>
              <w:del w:id="483" w:author="Yongkai Chen" w:date="2025-03-16T10:52:00Z" w16du:dateUtc="2025-03-16T02:52:00Z"/>
              <w:kern w:val="0"/>
              <w:sz w:val="24"/>
            </w:rPr>
          </w:rPrChange>
        </w:rPr>
        <w:pPrChange w:id="484" w:author="Chen, Yongkai" w:date="2025-03-17T11:05:00Z" w16du:dateUtc="2025-03-17T03:05:00Z">
          <w:pPr>
            <w:pStyle w:val="Bibliography"/>
          </w:pPr>
        </w:pPrChange>
      </w:pPr>
      <w:del w:id="485" w:author="Yongkai Chen" w:date="2025-03-16T10:52:00Z" w16du:dateUtc="2025-03-16T02:52:00Z">
        <w:r w:rsidRPr="00A068EB" w:rsidDel="00A068EB">
          <w:rPr>
            <w:rPrChange w:id="486" w:author="Yongkai Chen" w:date="2025-03-16T10:52:00Z" w16du:dateUtc="2025-03-16T02:52:00Z">
              <w:rPr>
                <w:kern w:val="0"/>
                <w:sz w:val="24"/>
              </w:rPr>
            </w:rPrChange>
          </w:rPr>
          <w:delText>[14]</w:delText>
        </w:r>
        <w:r w:rsidRPr="00A068EB" w:rsidDel="00A068EB">
          <w:rPr>
            <w:rPrChange w:id="487" w:author="Yongkai Chen" w:date="2025-03-16T10:52:00Z" w16du:dateUtc="2025-03-16T02:52:00Z">
              <w:rPr>
                <w:kern w:val="0"/>
                <w:sz w:val="24"/>
              </w:rPr>
            </w:rPrChange>
          </w:rPr>
          <w:tab/>
          <w:delText>Busse A, Sandham N D. Parametric forcing approach to rough-wall turbulent channel flow[J]. Journal of Fluid Mechanics, 2012, 712: 169–202.</w:delText>
        </w:r>
      </w:del>
    </w:p>
    <w:p w14:paraId="3F8A2A92" w14:textId="0B8B8F16" w:rsidR="00E0373E" w:rsidRPr="00A068EB" w:rsidDel="00A068EB" w:rsidRDefault="00E0373E" w:rsidP="00EB09B6">
      <w:pPr>
        <w:pStyle w:val="Bibliography"/>
        <w:ind w:left="0" w:firstLine="0"/>
        <w:rPr>
          <w:del w:id="488" w:author="Yongkai Chen" w:date="2025-03-16T10:52:00Z" w16du:dateUtc="2025-03-16T02:52:00Z"/>
          <w:rPrChange w:id="489" w:author="Yongkai Chen" w:date="2025-03-16T10:52:00Z" w16du:dateUtc="2025-03-16T02:52:00Z">
            <w:rPr>
              <w:del w:id="490" w:author="Yongkai Chen" w:date="2025-03-16T10:52:00Z" w16du:dateUtc="2025-03-16T02:52:00Z"/>
              <w:kern w:val="0"/>
              <w:sz w:val="24"/>
            </w:rPr>
          </w:rPrChange>
        </w:rPr>
        <w:pPrChange w:id="491" w:author="Chen, Yongkai" w:date="2025-03-17T11:05:00Z" w16du:dateUtc="2025-03-17T03:05:00Z">
          <w:pPr>
            <w:pStyle w:val="Bibliography"/>
          </w:pPr>
        </w:pPrChange>
      </w:pPr>
      <w:del w:id="492" w:author="Yongkai Chen" w:date="2025-03-16T10:52:00Z" w16du:dateUtc="2025-03-16T02:52:00Z">
        <w:r w:rsidRPr="00A068EB" w:rsidDel="00A068EB">
          <w:rPr>
            <w:rPrChange w:id="493" w:author="Yongkai Chen" w:date="2025-03-16T10:52:00Z" w16du:dateUtc="2025-03-16T02:52:00Z">
              <w:rPr>
                <w:kern w:val="0"/>
                <w:sz w:val="24"/>
              </w:rPr>
            </w:rPrChange>
          </w:rPr>
          <w:delText>[15]</w:delText>
        </w:r>
        <w:r w:rsidRPr="00A068EB" w:rsidDel="00A068EB">
          <w:rPr>
            <w:rPrChange w:id="494" w:author="Yongkai Chen" w:date="2025-03-16T10:52:00Z" w16du:dateUtc="2025-03-16T02:52:00Z">
              <w:rPr>
                <w:kern w:val="0"/>
                <w:sz w:val="24"/>
              </w:rPr>
            </w:rPrChange>
          </w:rPr>
          <w:tab/>
          <w:delText>Anderson W, Meneveau C. A Large-Eddy Simulation Model for Boundary-Layer Flow Over Surfaces with Horizontally Resolved but Vertically Unresolved Roughness Elements[J]. Boundary-Layer Meteorology, 2010, 137(3): 397–415.</w:delText>
        </w:r>
      </w:del>
    </w:p>
    <w:p w14:paraId="32900605" w14:textId="1BCEC1AC" w:rsidR="00E0373E" w:rsidRPr="00A068EB" w:rsidDel="00A068EB" w:rsidRDefault="00E0373E" w:rsidP="00EB09B6">
      <w:pPr>
        <w:pStyle w:val="Bibliography"/>
        <w:ind w:left="0" w:firstLine="0"/>
        <w:rPr>
          <w:del w:id="495" w:author="Yongkai Chen" w:date="2025-03-16T10:52:00Z" w16du:dateUtc="2025-03-16T02:52:00Z"/>
          <w:rPrChange w:id="496" w:author="Yongkai Chen" w:date="2025-03-16T10:52:00Z" w16du:dateUtc="2025-03-16T02:52:00Z">
            <w:rPr>
              <w:del w:id="497" w:author="Yongkai Chen" w:date="2025-03-16T10:52:00Z" w16du:dateUtc="2025-03-16T02:52:00Z"/>
              <w:kern w:val="0"/>
              <w:sz w:val="24"/>
            </w:rPr>
          </w:rPrChange>
        </w:rPr>
        <w:pPrChange w:id="498" w:author="Chen, Yongkai" w:date="2025-03-17T11:05:00Z" w16du:dateUtc="2025-03-17T03:05:00Z">
          <w:pPr>
            <w:pStyle w:val="Bibliography"/>
          </w:pPr>
        </w:pPrChange>
      </w:pPr>
      <w:del w:id="499" w:author="Yongkai Chen" w:date="2025-03-16T10:52:00Z" w16du:dateUtc="2025-03-16T02:52:00Z">
        <w:r w:rsidRPr="00A068EB" w:rsidDel="00A068EB">
          <w:rPr>
            <w:rPrChange w:id="500" w:author="Yongkai Chen" w:date="2025-03-16T10:52:00Z" w16du:dateUtc="2025-03-16T02:52:00Z">
              <w:rPr>
                <w:kern w:val="0"/>
                <w:sz w:val="24"/>
              </w:rPr>
            </w:rPrChange>
          </w:rPr>
          <w:delText>[16]</w:delText>
        </w:r>
        <w:r w:rsidRPr="00A068EB" w:rsidDel="00A068EB">
          <w:rPr>
            <w:rPrChange w:id="501" w:author="Yongkai Chen" w:date="2025-03-16T10:52:00Z" w16du:dateUtc="2025-03-16T02:52:00Z">
              <w:rPr>
                <w:kern w:val="0"/>
                <w:sz w:val="24"/>
              </w:rPr>
            </w:rPrChange>
          </w:rPr>
          <w:tab/>
          <w:delText>Chen Y, Scalo C. Effects of porous walls on near-wall supersonic turbulence[J]. Physical Review Fluids, 2021, 6(8): 084607.</w:delText>
        </w:r>
      </w:del>
    </w:p>
    <w:p w14:paraId="5A43C5A2" w14:textId="273C09CF" w:rsidR="00E0373E" w:rsidRPr="00A068EB" w:rsidDel="00A068EB" w:rsidRDefault="00E0373E" w:rsidP="00EB09B6">
      <w:pPr>
        <w:pStyle w:val="Bibliography"/>
        <w:ind w:left="0" w:firstLine="0"/>
        <w:rPr>
          <w:del w:id="502" w:author="Yongkai Chen" w:date="2025-03-16T10:52:00Z" w16du:dateUtc="2025-03-16T02:52:00Z"/>
          <w:rPrChange w:id="503" w:author="Yongkai Chen" w:date="2025-03-16T10:52:00Z" w16du:dateUtc="2025-03-16T02:52:00Z">
            <w:rPr>
              <w:del w:id="504" w:author="Yongkai Chen" w:date="2025-03-16T10:52:00Z" w16du:dateUtc="2025-03-16T02:52:00Z"/>
              <w:kern w:val="0"/>
              <w:sz w:val="24"/>
            </w:rPr>
          </w:rPrChange>
        </w:rPr>
        <w:pPrChange w:id="505" w:author="Chen, Yongkai" w:date="2025-03-17T11:05:00Z" w16du:dateUtc="2025-03-17T03:05:00Z">
          <w:pPr>
            <w:pStyle w:val="Bibliography"/>
          </w:pPr>
        </w:pPrChange>
      </w:pPr>
      <w:del w:id="506" w:author="Yongkai Chen" w:date="2025-03-16T10:52:00Z" w16du:dateUtc="2025-03-16T02:52:00Z">
        <w:r w:rsidRPr="00A068EB" w:rsidDel="00A068EB">
          <w:rPr>
            <w:rPrChange w:id="507" w:author="Yongkai Chen" w:date="2025-03-16T10:52:00Z" w16du:dateUtc="2025-03-16T02:52:00Z">
              <w:rPr>
                <w:kern w:val="0"/>
                <w:sz w:val="24"/>
              </w:rPr>
            </w:rPrChange>
          </w:rPr>
          <w:delText>[17]</w:delText>
        </w:r>
        <w:r w:rsidRPr="00A068EB" w:rsidDel="00A068EB">
          <w:rPr>
            <w:rPrChange w:id="508" w:author="Yongkai Chen" w:date="2025-03-16T10:52:00Z" w16du:dateUtc="2025-03-16T02:52:00Z">
              <w:rPr>
                <w:kern w:val="0"/>
                <w:sz w:val="24"/>
              </w:rPr>
            </w:rPrChange>
          </w:rPr>
          <w:tab/>
          <w:delText>Chen Y, Scalo C. Trapped waves in supersonic and hypersonic turbulent channel flow over porous walls[J]. Journal of Fluid Mechanics, 2021, 920: A24.</w:delText>
        </w:r>
      </w:del>
    </w:p>
    <w:p w14:paraId="7501AD31" w14:textId="50DE3379" w:rsidR="00E0373E" w:rsidRPr="00A068EB" w:rsidDel="00A068EB" w:rsidRDefault="00E0373E" w:rsidP="00EB09B6">
      <w:pPr>
        <w:pStyle w:val="Bibliography"/>
        <w:ind w:left="0" w:firstLine="0"/>
        <w:rPr>
          <w:del w:id="509" w:author="Yongkai Chen" w:date="2025-03-16T10:52:00Z" w16du:dateUtc="2025-03-16T02:52:00Z"/>
          <w:rPrChange w:id="510" w:author="Yongkai Chen" w:date="2025-03-16T10:52:00Z" w16du:dateUtc="2025-03-16T02:52:00Z">
            <w:rPr>
              <w:del w:id="511" w:author="Yongkai Chen" w:date="2025-03-16T10:52:00Z" w16du:dateUtc="2025-03-16T02:52:00Z"/>
              <w:kern w:val="0"/>
              <w:sz w:val="24"/>
            </w:rPr>
          </w:rPrChange>
        </w:rPr>
        <w:pPrChange w:id="512" w:author="Chen, Yongkai" w:date="2025-03-17T11:05:00Z" w16du:dateUtc="2025-03-17T03:05:00Z">
          <w:pPr>
            <w:pStyle w:val="Bibliography"/>
          </w:pPr>
        </w:pPrChange>
      </w:pPr>
      <w:del w:id="513" w:author="Yongkai Chen" w:date="2025-03-16T10:52:00Z" w16du:dateUtc="2025-03-16T02:52:00Z">
        <w:r w:rsidRPr="00A068EB" w:rsidDel="00A068EB">
          <w:rPr>
            <w:rPrChange w:id="514" w:author="Yongkai Chen" w:date="2025-03-16T10:52:00Z" w16du:dateUtc="2025-03-16T02:52:00Z">
              <w:rPr>
                <w:kern w:val="0"/>
                <w:sz w:val="24"/>
              </w:rPr>
            </w:rPrChange>
          </w:rPr>
          <w:delText>[18]</w:delText>
        </w:r>
        <w:r w:rsidRPr="00A068EB" w:rsidDel="00A068EB">
          <w:rPr>
            <w:rPrChange w:id="515" w:author="Yongkai Chen" w:date="2025-03-16T10:52:00Z" w16du:dateUtc="2025-03-16T02:52:00Z">
              <w:rPr>
                <w:kern w:val="0"/>
                <w:sz w:val="24"/>
              </w:rPr>
            </w:rPrChange>
          </w:rPr>
          <w:tab/>
          <w:delText>Aghaei Jouybari M, Yuan J, Brereton G J, Murillo M S. Data-driven prediction of the equivalent sand-grain height in rough-wall turbulent flows[J]. Journal of Fluid Mechanics, 2021, 912: A8.</w:delText>
        </w:r>
      </w:del>
    </w:p>
    <w:p w14:paraId="5C5E2CBB" w14:textId="27BCE769" w:rsidR="00E0373E" w:rsidRPr="00A068EB" w:rsidDel="00A068EB" w:rsidRDefault="00E0373E" w:rsidP="00EB09B6">
      <w:pPr>
        <w:pStyle w:val="Bibliography"/>
        <w:ind w:left="0" w:firstLine="0"/>
        <w:rPr>
          <w:del w:id="516" w:author="Yongkai Chen" w:date="2025-03-16T10:52:00Z" w16du:dateUtc="2025-03-16T02:52:00Z"/>
          <w:rPrChange w:id="517" w:author="Yongkai Chen" w:date="2025-03-16T10:52:00Z" w16du:dateUtc="2025-03-16T02:52:00Z">
            <w:rPr>
              <w:del w:id="518" w:author="Yongkai Chen" w:date="2025-03-16T10:52:00Z" w16du:dateUtc="2025-03-16T02:52:00Z"/>
              <w:kern w:val="0"/>
              <w:sz w:val="24"/>
            </w:rPr>
          </w:rPrChange>
        </w:rPr>
        <w:pPrChange w:id="519" w:author="Chen, Yongkai" w:date="2025-03-17T11:05:00Z" w16du:dateUtc="2025-03-17T03:05:00Z">
          <w:pPr>
            <w:pStyle w:val="Bibliography"/>
          </w:pPr>
        </w:pPrChange>
      </w:pPr>
      <w:del w:id="520" w:author="Yongkai Chen" w:date="2025-03-16T10:52:00Z" w16du:dateUtc="2025-03-16T02:52:00Z">
        <w:r w:rsidRPr="00A068EB" w:rsidDel="00A068EB">
          <w:rPr>
            <w:rPrChange w:id="521" w:author="Yongkai Chen" w:date="2025-03-16T10:52:00Z" w16du:dateUtc="2025-03-16T02:52:00Z">
              <w:rPr>
                <w:kern w:val="0"/>
                <w:sz w:val="24"/>
              </w:rPr>
            </w:rPrChange>
          </w:rPr>
          <w:delText>[19]</w:delText>
        </w:r>
        <w:r w:rsidRPr="00A068EB" w:rsidDel="00A068EB">
          <w:rPr>
            <w:rPrChange w:id="522" w:author="Yongkai Chen" w:date="2025-03-16T10:52:00Z" w16du:dateUtc="2025-03-16T02:52:00Z">
              <w:rPr>
                <w:kern w:val="0"/>
                <w:sz w:val="24"/>
              </w:rPr>
            </w:rPrChange>
          </w:rPr>
          <w:tab/>
          <w:delText>Yang X I A, Zhang W, Yuan J, Kunz R F. In Search of a Universal Rough Wall Model[J]. Journal of Fluids Engineering, 2023, 145(10): 101302.</w:delText>
        </w:r>
      </w:del>
    </w:p>
    <w:p w14:paraId="23E6EC69" w14:textId="32253C89" w:rsidR="00E0373E" w:rsidRPr="00A068EB" w:rsidDel="00A068EB" w:rsidRDefault="00E0373E" w:rsidP="00EB09B6">
      <w:pPr>
        <w:pStyle w:val="Bibliography"/>
        <w:ind w:left="0" w:firstLine="0"/>
        <w:rPr>
          <w:del w:id="523" w:author="Yongkai Chen" w:date="2025-03-16T10:52:00Z" w16du:dateUtc="2025-03-16T02:52:00Z"/>
          <w:rPrChange w:id="524" w:author="Yongkai Chen" w:date="2025-03-16T10:52:00Z" w16du:dateUtc="2025-03-16T02:52:00Z">
            <w:rPr>
              <w:del w:id="525" w:author="Yongkai Chen" w:date="2025-03-16T10:52:00Z" w16du:dateUtc="2025-03-16T02:52:00Z"/>
              <w:kern w:val="0"/>
              <w:sz w:val="24"/>
            </w:rPr>
          </w:rPrChange>
        </w:rPr>
        <w:pPrChange w:id="526" w:author="Chen, Yongkai" w:date="2025-03-17T11:05:00Z" w16du:dateUtc="2025-03-17T03:05:00Z">
          <w:pPr>
            <w:pStyle w:val="Bibliography"/>
          </w:pPr>
        </w:pPrChange>
      </w:pPr>
      <w:del w:id="527" w:author="Yongkai Chen" w:date="2025-03-16T10:52:00Z" w16du:dateUtc="2025-03-16T02:52:00Z">
        <w:r w:rsidRPr="00A068EB" w:rsidDel="00A068EB">
          <w:rPr>
            <w:rPrChange w:id="528" w:author="Yongkai Chen" w:date="2025-03-16T10:52:00Z" w16du:dateUtc="2025-03-16T02:52:00Z">
              <w:rPr>
                <w:kern w:val="0"/>
                <w:sz w:val="24"/>
              </w:rPr>
            </w:rPrChange>
          </w:rPr>
          <w:delText>[20]</w:delText>
        </w:r>
        <w:r w:rsidRPr="00A068EB" w:rsidDel="00A068EB">
          <w:rPr>
            <w:rPrChange w:id="529" w:author="Yongkai Chen" w:date="2025-03-16T10:52:00Z" w16du:dateUtc="2025-03-16T02:52:00Z">
              <w:rPr>
                <w:kern w:val="0"/>
                <w:sz w:val="24"/>
              </w:rPr>
            </w:rPrChange>
          </w:rPr>
          <w:tab/>
          <w:delText>Ma H, Li Y, Yang X, Ye L. Data-driven prediction of the equivalent sand-grain roughness[J]. Scientific Reports, 2023, 13(1): 19108.</w:delText>
        </w:r>
      </w:del>
    </w:p>
    <w:p w14:paraId="6D082FE4" w14:textId="092762E2" w:rsidR="00E0373E" w:rsidRPr="00A068EB" w:rsidDel="00A068EB" w:rsidRDefault="00E0373E" w:rsidP="00EB09B6">
      <w:pPr>
        <w:pStyle w:val="Bibliography"/>
        <w:ind w:left="0" w:firstLine="0"/>
        <w:rPr>
          <w:del w:id="530" w:author="Yongkai Chen" w:date="2025-03-16T10:52:00Z" w16du:dateUtc="2025-03-16T02:52:00Z"/>
          <w:rPrChange w:id="531" w:author="Yongkai Chen" w:date="2025-03-16T10:52:00Z" w16du:dateUtc="2025-03-16T02:52:00Z">
            <w:rPr>
              <w:del w:id="532" w:author="Yongkai Chen" w:date="2025-03-16T10:52:00Z" w16du:dateUtc="2025-03-16T02:52:00Z"/>
              <w:kern w:val="0"/>
              <w:sz w:val="24"/>
            </w:rPr>
          </w:rPrChange>
        </w:rPr>
        <w:pPrChange w:id="533" w:author="Chen, Yongkai" w:date="2025-03-17T11:05:00Z" w16du:dateUtc="2025-03-17T03:05:00Z">
          <w:pPr>
            <w:pStyle w:val="Bibliography"/>
          </w:pPr>
        </w:pPrChange>
      </w:pPr>
      <w:del w:id="534" w:author="Yongkai Chen" w:date="2025-03-16T10:52:00Z" w16du:dateUtc="2025-03-16T02:52:00Z">
        <w:r w:rsidRPr="00A068EB" w:rsidDel="00A068EB">
          <w:rPr>
            <w:rPrChange w:id="535" w:author="Yongkai Chen" w:date="2025-03-16T10:52:00Z" w16du:dateUtc="2025-03-16T02:52:00Z">
              <w:rPr>
                <w:kern w:val="0"/>
                <w:sz w:val="24"/>
              </w:rPr>
            </w:rPrChange>
          </w:rPr>
          <w:delText>[21]</w:delText>
        </w:r>
        <w:r w:rsidRPr="00A068EB" w:rsidDel="00A068EB">
          <w:rPr>
            <w:rPrChange w:id="536" w:author="Yongkai Chen" w:date="2025-03-16T10:52:00Z" w16du:dateUtc="2025-03-16T02:52:00Z">
              <w:rPr>
                <w:kern w:val="0"/>
                <w:sz w:val="24"/>
              </w:rPr>
            </w:rPrChange>
          </w:rPr>
          <w:tab/>
          <w:delText>Zhou Z, Li S, He G, Yang X. A data-driven distributed force model for wall-modeled large-eddy simulations of rough-wall turbulence[J]. Journal of Computational Physics, 2024, 514: 113241.</w:delText>
        </w:r>
      </w:del>
    </w:p>
    <w:p w14:paraId="6E221D0F" w14:textId="48F2FABE" w:rsidR="00E0373E" w:rsidRPr="00A068EB" w:rsidDel="00A068EB" w:rsidRDefault="00E0373E" w:rsidP="00EB09B6">
      <w:pPr>
        <w:pStyle w:val="Bibliography"/>
        <w:ind w:left="0" w:firstLine="0"/>
        <w:rPr>
          <w:del w:id="537" w:author="Yongkai Chen" w:date="2025-03-16T10:52:00Z" w16du:dateUtc="2025-03-16T02:52:00Z"/>
          <w:rPrChange w:id="538" w:author="Yongkai Chen" w:date="2025-03-16T10:52:00Z" w16du:dateUtc="2025-03-16T02:52:00Z">
            <w:rPr>
              <w:del w:id="539" w:author="Yongkai Chen" w:date="2025-03-16T10:52:00Z" w16du:dateUtc="2025-03-16T02:52:00Z"/>
              <w:kern w:val="0"/>
              <w:sz w:val="24"/>
            </w:rPr>
          </w:rPrChange>
        </w:rPr>
        <w:pPrChange w:id="540" w:author="Chen, Yongkai" w:date="2025-03-17T11:05:00Z" w16du:dateUtc="2025-03-17T03:05:00Z">
          <w:pPr>
            <w:pStyle w:val="Bibliography"/>
          </w:pPr>
        </w:pPrChange>
      </w:pPr>
      <w:del w:id="541" w:author="Yongkai Chen" w:date="2025-03-16T10:52:00Z" w16du:dateUtc="2025-03-16T02:52:00Z">
        <w:r w:rsidRPr="00A068EB" w:rsidDel="00A068EB">
          <w:rPr>
            <w:rPrChange w:id="542" w:author="Yongkai Chen" w:date="2025-03-16T10:52:00Z" w16du:dateUtc="2025-03-16T02:52:00Z">
              <w:rPr>
                <w:kern w:val="0"/>
                <w:sz w:val="24"/>
              </w:rPr>
            </w:rPrChange>
          </w:rPr>
          <w:delText>[22]</w:delText>
        </w:r>
        <w:r w:rsidRPr="00A068EB" w:rsidDel="00A068EB">
          <w:rPr>
            <w:rPrChange w:id="543" w:author="Yongkai Chen" w:date="2025-03-16T10:52:00Z" w16du:dateUtc="2025-03-16T02:52:00Z">
              <w:rPr>
                <w:kern w:val="0"/>
                <w:sz w:val="24"/>
              </w:rPr>
            </w:rPrChange>
          </w:rPr>
          <w:tab/>
          <w:delText>Scarselli F, Gori M, Ah Chung Tsoi, Hagenbuchner M, Monfardini G. The Graph Neural Network Model[J]. IEEE Transactions on Neural Networks, 2009, 20(1): 61–80.</w:delText>
        </w:r>
      </w:del>
    </w:p>
    <w:p w14:paraId="2DC1C38F" w14:textId="4CA92D74" w:rsidR="00E0373E" w:rsidRPr="00A068EB" w:rsidDel="00A068EB" w:rsidRDefault="00E0373E" w:rsidP="00EB09B6">
      <w:pPr>
        <w:pStyle w:val="Bibliography"/>
        <w:ind w:left="0" w:firstLine="0"/>
        <w:rPr>
          <w:del w:id="544" w:author="Yongkai Chen" w:date="2025-03-16T10:52:00Z" w16du:dateUtc="2025-03-16T02:52:00Z"/>
          <w:rPrChange w:id="545" w:author="Yongkai Chen" w:date="2025-03-16T10:52:00Z" w16du:dateUtc="2025-03-16T02:52:00Z">
            <w:rPr>
              <w:del w:id="546" w:author="Yongkai Chen" w:date="2025-03-16T10:52:00Z" w16du:dateUtc="2025-03-16T02:52:00Z"/>
              <w:kern w:val="0"/>
              <w:sz w:val="24"/>
            </w:rPr>
          </w:rPrChange>
        </w:rPr>
        <w:pPrChange w:id="547" w:author="Chen, Yongkai" w:date="2025-03-17T11:05:00Z" w16du:dateUtc="2025-03-17T03:05:00Z">
          <w:pPr>
            <w:pStyle w:val="Bibliography"/>
          </w:pPr>
        </w:pPrChange>
      </w:pPr>
      <w:del w:id="548" w:author="Yongkai Chen" w:date="2025-03-16T10:52:00Z" w16du:dateUtc="2025-03-16T02:52:00Z">
        <w:r w:rsidRPr="00A068EB" w:rsidDel="00A068EB">
          <w:rPr>
            <w:rPrChange w:id="549" w:author="Yongkai Chen" w:date="2025-03-16T10:52:00Z" w16du:dateUtc="2025-03-16T02:52:00Z">
              <w:rPr>
                <w:kern w:val="0"/>
                <w:sz w:val="24"/>
              </w:rPr>
            </w:rPrChange>
          </w:rPr>
          <w:delText>[23]</w:delText>
        </w:r>
        <w:r w:rsidRPr="00A068EB" w:rsidDel="00A068EB">
          <w:rPr>
            <w:rPrChange w:id="550" w:author="Yongkai Chen" w:date="2025-03-16T10:52:00Z" w16du:dateUtc="2025-03-16T02:52:00Z">
              <w:rPr>
                <w:kern w:val="0"/>
                <w:sz w:val="24"/>
              </w:rPr>
            </w:rPrChange>
          </w:rPr>
          <w:tab/>
          <w:delText>Pfaff T, Fortunato M, Sanchez-Gonzalez A, Battaglia P W. arXiv, 2021. Learning Mesh-Based Simulation with Graph Networks[J]. , 2021.</w:delText>
        </w:r>
      </w:del>
    </w:p>
    <w:p w14:paraId="7D780935" w14:textId="1DB21F33" w:rsidR="00E0373E" w:rsidRPr="00A068EB" w:rsidDel="00A068EB" w:rsidRDefault="00E0373E" w:rsidP="00EB09B6">
      <w:pPr>
        <w:pStyle w:val="Bibliography"/>
        <w:ind w:left="0" w:firstLine="0"/>
        <w:rPr>
          <w:del w:id="551" w:author="Yongkai Chen" w:date="2025-03-16T10:52:00Z" w16du:dateUtc="2025-03-16T02:52:00Z"/>
          <w:rPrChange w:id="552" w:author="Yongkai Chen" w:date="2025-03-16T10:52:00Z" w16du:dateUtc="2025-03-16T02:52:00Z">
            <w:rPr>
              <w:del w:id="553" w:author="Yongkai Chen" w:date="2025-03-16T10:52:00Z" w16du:dateUtc="2025-03-16T02:52:00Z"/>
              <w:kern w:val="0"/>
              <w:sz w:val="24"/>
            </w:rPr>
          </w:rPrChange>
        </w:rPr>
        <w:pPrChange w:id="554" w:author="Chen, Yongkai" w:date="2025-03-17T11:05:00Z" w16du:dateUtc="2025-03-17T03:05:00Z">
          <w:pPr>
            <w:pStyle w:val="Bibliography"/>
          </w:pPr>
        </w:pPrChange>
      </w:pPr>
      <w:del w:id="555" w:author="Yongkai Chen" w:date="2025-03-16T10:52:00Z" w16du:dateUtc="2025-03-16T02:52:00Z">
        <w:r w:rsidRPr="00A068EB" w:rsidDel="00A068EB">
          <w:rPr>
            <w:rPrChange w:id="556" w:author="Yongkai Chen" w:date="2025-03-16T10:52:00Z" w16du:dateUtc="2025-03-16T02:52:00Z">
              <w:rPr>
                <w:kern w:val="0"/>
                <w:sz w:val="24"/>
              </w:rPr>
            </w:rPrChange>
          </w:rPr>
          <w:delText>[24]</w:delText>
        </w:r>
        <w:r w:rsidRPr="00A068EB" w:rsidDel="00A068EB">
          <w:rPr>
            <w:rPrChange w:id="557" w:author="Yongkai Chen" w:date="2025-03-16T10:52:00Z" w16du:dateUtc="2025-03-16T02:52:00Z">
              <w:rPr>
                <w:kern w:val="0"/>
                <w:sz w:val="24"/>
              </w:rPr>
            </w:rPrChange>
          </w:rPr>
          <w:tab/>
          <w:delTex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delText>
        </w:r>
      </w:del>
    </w:p>
    <w:p w14:paraId="0106224E" w14:textId="6D09DB52" w:rsidR="00E0373E" w:rsidRPr="00A068EB" w:rsidDel="00A068EB" w:rsidRDefault="00E0373E" w:rsidP="00EB09B6">
      <w:pPr>
        <w:pStyle w:val="Bibliography"/>
        <w:ind w:left="0" w:firstLine="0"/>
        <w:rPr>
          <w:del w:id="558" w:author="Yongkai Chen" w:date="2025-03-16T10:52:00Z" w16du:dateUtc="2025-03-16T02:52:00Z"/>
          <w:rPrChange w:id="559" w:author="Yongkai Chen" w:date="2025-03-16T10:52:00Z" w16du:dateUtc="2025-03-16T02:52:00Z">
            <w:rPr>
              <w:del w:id="560" w:author="Yongkai Chen" w:date="2025-03-16T10:52:00Z" w16du:dateUtc="2025-03-16T02:52:00Z"/>
              <w:kern w:val="0"/>
              <w:sz w:val="24"/>
            </w:rPr>
          </w:rPrChange>
        </w:rPr>
        <w:pPrChange w:id="561" w:author="Chen, Yongkai" w:date="2025-03-17T11:05:00Z" w16du:dateUtc="2025-03-17T03:05:00Z">
          <w:pPr>
            <w:pStyle w:val="Bibliography"/>
          </w:pPr>
        </w:pPrChange>
      </w:pPr>
      <w:del w:id="562" w:author="Yongkai Chen" w:date="2025-03-16T10:52:00Z" w16du:dateUtc="2025-03-16T02:52:00Z">
        <w:r w:rsidRPr="00A068EB" w:rsidDel="00A068EB">
          <w:rPr>
            <w:rPrChange w:id="563" w:author="Yongkai Chen" w:date="2025-03-16T10:52:00Z" w16du:dateUtc="2025-03-16T02:52:00Z">
              <w:rPr>
                <w:kern w:val="0"/>
                <w:sz w:val="24"/>
              </w:rPr>
            </w:rPrChange>
          </w:rPr>
          <w:delText>[25]</w:delText>
        </w:r>
        <w:r w:rsidRPr="00A068EB" w:rsidDel="00A068EB">
          <w:rPr>
            <w:rPrChange w:id="564" w:author="Yongkai Chen" w:date="2025-03-16T10:52:00Z" w16du:dateUtc="2025-03-16T02:52:00Z">
              <w:rPr>
                <w:kern w:val="0"/>
                <w:sz w:val="24"/>
              </w:rPr>
            </w:rPrChange>
          </w:rPr>
          <w:tab/>
          <w:delText>Jiang J, Guo B. arXiv, 2024. Graph Convolutional Networks for Simulating Multi-phase Flow and Transport in Porous Media[J]. , 2024.</w:delText>
        </w:r>
      </w:del>
    </w:p>
    <w:p w14:paraId="635EBAF6" w14:textId="7ACCEF3A" w:rsidR="00E0373E" w:rsidRPr="00A068EB" w:rsidDel="00A068EB" w:rsidRDefault="00E0373E" w:rsidP="00EB09B6">
      <w:pPr>
        <w:pStyle w:val="Bibliography"/>
        <w:ind w:left="0" w:firstLine="0"/>
        <w:rPr>
          <w:del w:id="565" w:author="Yongkai Chen" w:date="2025-03-16T10:52:00Z" w16du:dateUtc="2025-03-16T02:52:00Z"/>
          <w:rPrChange w:id="566" w:author="Yongkai Chen" w:date="2025-03-16T10:52:00Z" w16du:dateUtc="2025-03-16T02:52:00Z">
            <w:rPr>
              <w:del w:id="567" w:author="Yongkai Chen" w:date="2025-03-16T10:52:00Z" w16du:dateUtc="2025-03-16T02:52:00Z"/>
              <w:kern w:val="0"/>
              <w:sz w:val="24"/>
            </w:rPr>
          </w:rPrChange>
        </w:rPr>
        <w:pPrChange w:id="568" w:author="Chen, Yongkai" w:date="2025-03-17T11:05:00Z" w16du:dateUtc="2025-03-17T03:05:00Z">
          <w:pPr>
            <w:pStyle w:val="Bibliography"/>
          </w:pPr>
        </w:pPrChange>
      </w:pPr>
      <w:del w:id="569" w:author="Yongkai Chen" w:date="2025-03-16T10:52:00Z" w16du:dateUtc="2025-03-16T02:52:00Z">
        <w:r w:rsidRPr="00A068EB" w:rsidDel="00A068EB">
          <w:rPr>
            <w:rPrChange w:id="570" w:author="Yongkai Chen" w:date="2025-03-16T10:52:00Z" w16du:dateUtc="2025-03-16T02:52:00Z">
              <w:rPr>
                <w:kern w:val="0"/>
                <w:sz w:val="24"/>
              </w:rPr>
            </w:rPrChange>
          </w:rPr>
          <w:delText>[26]</w:delText>
        </w:r>
        <w:r w:rsidRPr="00A068EB" w:rsidDel="00A068EB">
          <w:rPr>
            <w:rPrChange w:id="571" w:author="Yongkai Chen" w:date="2025-03-16T10:52:00Z" w16du:dateUtc="2025-03-16T02:52:00Z">
              <w:rPr>
                <w:kern w:val="0"/>
                <w:sz w:val="24"/>
              </w:rPr>
            </w:rPrChange>
          </w:rPr>
          <w:tab/>
          <w:delText>Alzahrani M K, Shapoval A, Chen Z, Rahman S S. Pore-GNN: A graph neural network-based framework for predicting flow properties of porous media from micro-CT images[J]. Advances in Geo-Energy Research, 2023, 10(1): 39–55.</w:delText>
        </w:r>
      </w:del>
    </w:p>
    <w:p w14:paraId="44376B26" w14:textId="315FF159" w:rsidR="00E0373E" w:rsidRPr="00A068EB" w:rsidDel="00A068EB" w:rsidRDefault="00E0373E" w:rsidP="00EB09B6">
      <w:pPr>
        <w:pStyle w:val="Bibliography"/>
        <w:ind w:left="0" w:firstLine="0"/>
        <w:rPr>
          <w:del w:id="572" w:author="Yongkai Chen" w:date="2025-03-16T10:52:00Z" w16du:dateUtc="2025-03-16T02:52:00Z"/>
          <w:rPrChange w:id="573" w:author="Yongkai Chen" w:date="2025-03-16T10:52:00Z" w16du:dateUtc="2025-03-16T02:52:00Z">
            <w:rPr>
              <w:del w:id="574" w:author="Yongkai Chen" w:date="2025-03-16T10:52:00Z" w16du:dateUtc="2025-03-16T02:52:00Z"/>
              <w:kern w:val="0"/>
              <w:sz w:val="24"/>
            </w:rPr>
          </w:rPrChange>
        </w:rPr>
        <w:pPrChange w:id="575" w:author="Chen, Yongkai" w:date="2025-03-17T11:05:00Z" w16du:dateUtc="2025-03-17T03:05:00Z">
          <w:pPr>
            <w:pStyle w:val="Bibliography"/>
          </w:pPr>
        </w:pPrChange>
      </w:pPr>
      <w:del w:id="576" w:author="Yongkai Chen" w:date="2025-03-16T10:52:00Z" w16du:dateUtc="2025-03-16T02:52:00Z">
        <w:r w:rsidRPr="00A068EB" w:rsidDel="00A068EB">
          <w:rPr>
            <w:rPrChange w:id="577" w:author="Yongkai Chen" w:date="2025-03-16T10:52:00Z" w16du:dateUtc="2025-03-16T02:52:00Z">
              <w:rPr>
                <w:kern w:val="0"/>
                <w:sz w:val="24"/>
              </w:rPr>
            </w:rPrChange>
          </w:rPr>
          <w:delText>[27]</w:delText>
        </w:r>
        <w:r w:rsidRPr="00A068EB" w:rsidDel="00A068EB">
          <w:rPr>
            <w:rPrChange w:id="578" w:author="Yongkai Chen" w:date="2025-03-16T10:52:00Z" w16du:dateUtc="2025-03-16T02:52:00Z">
              <w:rPr>
                <w:kern w:val="0"/>
                <w:sz w:val="24"/>
              </w:rPr>
            </w:rPrChange>
          </w:rPr>
          <w:tab/>
          <w:delText>Zhao Q, Han X, Guo R, Chen C. A computationally efficient hybrid neural network architecture for porous media: Integrating convolutional and graph neural networks for improved property predictions[J]. Advances in Water Resources, 2025, 195: 104881.</w:delText>
        </w:r>
      </w:del>
    </w:p>
    <w:p w14:paraId="1D1678CF" w14:textId="3F512EA6" w:rsidR="00E0373E" w:rsidRPr="00A068EB" w:rsidDel="00A068EB" w:rsidRDefault="00E0373E" w:rsidP="00EB09B6">
      <w:pPr>
        <w:pStyle w:val="Bibliography"/>
        <w:ind w:left="0" w:firstLine="0"/>
        <w:rPr>
          <w:del w:id="579" w:author="Yongkai Chen" w:date="2025-03-16T10:52:00Z" w16du:dateUtc="2025-03-16T02:52:00Z"/>
          <w:rPrChange w:id="580" w:author="Yongkai Chen" w:date="2025-03-16T10:52:00Z" w16du:dateUtc="2025-03-16T02:52:00Z">
            <w:rPr>
              <w:del w:id="581" w:author="Yongkai Chen" w:date="2025-03-16T10:52:00Z" w16du:dateUtc="2025-03-16T02:52:00Z"/>
              <w:kern w:val="0"/>
              <w:sz w:val="24"/>
            </w:rPr>
          </w:rPrChange>
        </w:rPr>
        <w:pPrChange w:id="582" w:author="Chen, Yongkai" w:date="2025-03-17T11:05:00Z" w16du:dateUtc="2025-03-17T03:05:00Z">
          <w:pPr>
            <w:pStyle w:val="Bibliography"/>
          </w:pPr>
        </w:pPrChange>
      </w:pPr>
      <w:del w:id="583" w:author="Yongkai Chen" w:date="2025-03-16T10:52:00Z" w16du:dateUtc="2025-03-16T02:52:00Z">
        <w:r w:rsidRPr="00A068EB" w:rsidDel="00A068EB">
          <w:rPr>
            <w:rPrChange w:id="584" w:author="Yongkai Chen" w:date="2025-03-16T10:52:00Z" w16du:dateUtc="2025-03-16T02:52:00Z">
              <w:rPr>
                <w:kern w:val="0"/>
                <w:sz w:val="24"/>
              </w:rPr>
            </w:rPrChange>
          </w:rPr>
          <w:delText>[28]</w:delText>
        </w:r>
        <w:r w:rsidRPr="00A068EB" w:rsidDel="00A068EB">
          <w:rPr>
            <w:rPrChange w:id="585" w:author="Yongkai Chen" w:date="2025-03-16T10:52:00Z" w16du:dateUtc="2025-03-16T02:52:00Z">
              <w:rPr>
                <w:kern w:val="0"/>
                <w:sz w:val="24"/>
              </w:rPr>
            </w:rPrChange>
          </w:rPr>
          <w:tab/>
          <w:delText>Du P, Parikh M H, Fan X, Liu X-Y, Wang J-X. Conditional neural field latent diffusion model for generating spatiotemporal turbulence[J]. Nature Communications, 2024, 15(1): 10416.</w:delText>
        </w:r>
      </w:del>
    </w:p>
    <w:p w14:paraId="0225552D" w14:textId="70373674" w:rsidR="00E0373E" w:rsidRPr="00A068EB" w:rsidDel="00A068EB" w:rsidRDefault="00E0373E" w:rsidP="00EB09B6">
      <w:pPr>
        <w:pStyle w:val="Bibliography"/>
        <w:ind w:left="0" w:firstLine="0"/>
        <w:rPr>
          <w:del w:id="586" w:author="Yongkai Chen" w:date="2025-03-16T10:52:00Z" w16du:dateUtc="2025-03-16T02:52:00Z"/>
          <w:rPrChange w:id="587" w:author="Yongkai Chen" w:date="2025-03-16T10:52:00Z" w16du:dateUtc="2025-03-16T02:52:00Z">
            <w:rPr>
              <w:del w:id="588" w:author="Yongkai Chen" w:date="2025-03-16T10:52:00Z" w16du:dateUtc="2025-03-16T02:52:00Z"/>
              <w:kern w:val="0"/>
              <w:sz w:val="24"/>
            </w:rPr>
          </w:rPrChange>
        </w:rPr>
        <w:pPrChange w:id="589" w:author="Chen, Yongkai" w:date="2025-03-17T11:05:00Z" w16du:dateUtc="2025-03-17T03:05:00Z">
          <w:pPr>
            <w:pStyle w:val="Bibliography"/>
          </w:pPr>
        </w:pPrChange>
      </w:pPr>
      <w:del w:id="590" w:author="Yongkai Chen" w:date="2025-03-16T10:52:00Z" w16du:dateUtc="2025-03-16T02:52:00Z">
        <w:r w:rsidRPr="00A068EB" w:rsidDel="00A068EB">
          <w:rPr>
            <w:rPrChange w:id="591" w:author="Yongkai Chen" w:date="2025-03-16T10:52:00Z" w16du:dateUtc="2025-03-16T02:52:00Z">
              <w:rPr>
                <w:kern w:val="0"/>
                <w:sz w:val="24"/>
              </w:rPr>
            </w:rPrChange>
          </w:rPr>
          <w:delText>[29]</w:delText>
        </w:r>
        <w:r w:rsidRPr="00A068EB" w:rsidDel="00A068EB">
          <w:rPr>
            <w:rPrChange w:id="592" w:author="Yongkai Chen" w:date="2025-03-16T10:52:00Z" w16du:dateUtc="2025-03-16T02:52:00Z">
              <w:rPr>
                <w:kern w:val="0"/>
                <w:sz w:val="24"/>
              </w:rPr>
            </w:rPrChange>
          </w:rPr>
          <w:tab/>
        </w:r>
        <w:r w:rsidRPr="00A068EB" w:rsidDel="00A068EB">
          <w:rPr>
            <w:rFonts w:hint="eastAsia"/>
            <w:rPrChange w:id="593" w:author="Yongkai Chen" w:date="2025-03-16T10:52:00Z" w16du:dateUtc="2025-03-16T02:52:00Z">
              <w:rPr>
                <w:rFonts w:hint="eastAsia"/>
                <w:kern w:val="0"/>
                <w:sz w:val="24"/>
              </w:rPr>
            </w:rPrChange>
          </w:rPr>
          <w:delText>王建杰</w:delText>
        </w:r>
        <w:r w:rsidRPr="00A068EB" w:rsidDel="00A068EB">
          <w:rPr>
            <w:rPrChange w:id="594" w:author="Yongkai Chen" w:date="2025-03-16T10:52:00Z" w16du:dateUtc="2025-03-16T02:52:00Z">
              <w:rPr>
                <w:kern w:val="0"/>
                <w:sz w:val="24"/>
              </w:rPr>
            </w:rPrChange>
          </w:rPr>
          <w:delText xml:space="preserve">, </w:delText>
        </w:r>
        <w:r w:rsidRPr="00A068EB" w:rsidDel="00A068EB">
          <w:rPr>
            <w:rFonts w:hint="eastAsia"/>
            <w:rPrChange w:id="595" w:author="Yongkai Chen" w:date="2025-03-16T10:52:00Z" w16du:dateUtc="2025-03-16T02:52:00Z">
              <w:rPr>
                <w:rFonts w:hint="eastAsia"/>
                <w:kern w:val="0"/>
                <w:sz w:val="24"/>
              </w:rPr>
            </w:rPrChange>
          </w:rPr>
          <w:delText>易海明</w:delText>
        </w:r>
        <w:r w:rsidRPr="00A068EB" w:rsidDel="00A068EB">
          <w:rPr>
            <w:rPrChange w:id="596" w:author="Yongkai Chen" w:date="2025-03-16T10:52:00Z" w16du:dateUtc="2025-03-16T02:52:00Z">
              <w:rPr>
                <w:kern w:val="0"/>
                <w:sz w:val="24"/>
              </w:rPr>
            </w:rPrChange>
          </w:rPr>
          <w:delText xml:space="preserve">, </w:delText>
        </w:r>
        <w:r w:rsidRPr="00A068EB" w:rsidDel="00A068EB">
          <w:rPr>
            <w:rFonts w:hint="eastAsia"/>
            <w:rPrChange w:id="597" w:author="Yongkai Chen" w:date="2025-03-16T10:52:00Z" w16du:dateUtc="2025-03-16T02:52:00Z">
              <w:rPr>
                <w:rFonts w:hint="eastAsia"/>
                <w:kern w:val="0"/>
                <w:sz w:val="24"/>
              </w:rPr>
            </w:rPrChange>
          </w:rPr>
          <w:delText>潘翀</w:delText>
        </w:r>
        <w:r w:rsidRPr="00A068EB" w:rsidDel="00A068EB">
          <w:rPr>
            <w:rPrChange w:id="598" w:author="Yongkai Chen" w:date="2025-03-16T10:52:00Z" w16du:dateUtc="2025-03-16T02:52:00Z">
              <w:rPr>
                <w:kern w:val="0"/>
                <w:sz w:val="24"/>
              </w:rPr>
            </w:rPrChange>
          </w:rPr>
          <w:delText xml:space="preserve">, </w:delText>
        </w:r>
        <w:r w:rsidRPr="00A068EB" w:rsidDel="00A068EB">
          <w:rPr>
            <w:rFonts w:hint="eastAsia"/>
            <w:rPrChange w:id="599" w:author="Yongkai Chen" w:date="2025-03-16T10:52:00Z" w16du:dateUtc="2025-03-16T02:52:00Z">
              <w:rPr>
                <w:rFonts w:hint="eastAsia"/>
                <w:kern w:val="0"/>
                <w:sz w:val="24"/>
              </w:rPr>
            </w:rPrChange>
          </w:rPr>
          <w:delText>王晋军</w:delText>
        </w:r>
        <w:r w:rsidRPr="00A068EB" w:rsidDel="00A068EB">
          <w:rPr>
            <w:rPrChange w:id="600" w:author="Yongkai Chen" w:date="2025-03-16T10:52:00Z" w16du:dateUtc="2025-03-16T02:52:00Z">
              <w:rPr>
                <w:kern w:val="0"/>
                <w:sz w:val="24"/>
              </w:rPr>
            </w:rPrChange>
          </w:rPr>
          <w:delText xml:space="preserve">, </w:delText>
        </w:r>
        <w:r w:rsidRPr="00A068EB" w:rsidDel="00A068EB">
          <w:rPr>
            <w:rFonts w:hint="eastAsia"/>
            <w:rPrChange w:id="601" w:author="Yongkai Chen" w:date="2025-03-16T10:52:00Z" w16du:dateUtc="2025-03-16T02:52:00Z">
              <w:rPr>
                <w:rFonts w:hint="eastAsia"/>
                <w:kern w:val="0"/>
                <w:sz w:val="24"/>
              </w:rPr>
            </w:rPrChange>
          </w:rPr>
          <w:delText>李天</w:delText>
        </w:r>
        <w:r w:rsidRPr="00A068EB" w:rsidDel="00A068EB">
          <w:rPr>
            <w:rPrChange w:id="602" w:author="Yongkai Chen" w:date="2025-03-16T10:52:00Z" w16du:dateUtc="2025-03-16T02:52:00Z">
              <w:rPr>
                <w:kern w:val="0"/>
                <w:sz w:val="24"/>
              </w:rPr>
            </w:rPrChange>
          </w:rPr>
          <w:delText xml:space="preserve">. </w:delText>
        </w:r>
        <w:r w:rsidRPr="00A068EB" w:rsidDel="00A068EB">
          <w:rPr>
            <w:rFonts w:hint="eastAsia"/>
            <w:rPrChange w:id="603" w:author="Yongkai Chen" w:date="2025-03-16T10:52:00Z" w16du:dateUtc="2025-03-16T02:52:00Z">
              <w:rPr>
                <w:rFonts w:hint="eastAsia"/>
                <w:kern w:val="0"/>
                <w:sz w:val="24"/>
              </w:rPr>
            </w:rPrChange>
          </w:rPr>
          <w:delText>粗糙壁湍流研究现状综述</w:delText>
        </w:r>
        <w:r w:rsidRPr="00A068EB" w:rsidDel="00A068EB">
          <w:rPr>
            <w:rPrChange w:id="604" w:author="Yongkai Chen" w:date="2025-03-16T10:52:00Z" w16du:dateUtc="2025-03-16T02:52:00Z">
              <w:rPr>
                <w:kern w:val="0"/>
                <w:sz w:val="24"/>
              </w:rPr>
            </w:rPrChange>
          </w:rPr>
          <w:delText xml:space="preserve">[J]. </w:delText>
        </w:r>
        <w:r w:rsidRPr="00A068EB" w:rsidDel="00A068EB">
          <w:rPr>
            <w:rFonts w:hint="eastAsia"/>
            <w:rPrChange w:id="605" w:author="Yongkai Chen" w:date="2025-03-16T10:52:00Z" w16du:dateUtc="2025-03-16T02:52:00Z">
              <w:rPr>
                <w:rFonts w:hint="eastAsia"/>
                <w:kern w:val="0"/>
                <w:sz w:val="24"/>
              </w:rPr>
            </w:rPrChange>
          </w:rPr>
          <w:delText>空气动力学学报</w:delText>
        </w:r>
        <w:r w:rsidRPr="00A068EB" w:rsidDel="00A068EB">
          <w:rPr>
            <w:rPrChange w:id="606" w:author="Yongkai Chen" w:date="2025-03-16T10:52:00Z" w16du:dateUtc="2025-03-16T02:52:00Z">
              <w:rPr>
                <w:kern w:val="0"/>
                <w:sz w:val="24"/>
              </w:rPr>
            </w:rPrChange>
          </w:rPr>
          <w:delText>, 2017, 35(5): 611–619.</w:delText>
        </w:r>
      </w:del>
    </w:p>
    <w:p w14:paraId="6D4146C2" w14:textId="1EB92F5F" w:rsidR="00E0373E" w:rsidRPr="00A068EB" w:rsidDel="00A068EB" w:rsidRDefault="00E0373E" w:rsidP="00EB09B6">
      <w:pPr>
        <w:pStyle w:val="Bibliography"/>
        <w:ind w:left="0" w:firstLine="0"/>
        <w:rPr>
          <w:del w:id="607" w:author="Yongkai Chen" w:date="2025-03-16T10:52:00Z" w16du:dateUtc="2025-03-16T02:52:00Z"/>
          <w:rPrChange w:id="608" w:author="Yongkai Chen" w:date="2025-03-16T10:52:00Z" w16du:dateUtc="2025-03-16T02:52:00Z">
            <w:rPr>
              <w:del w:id="609" w:author="Yongkai Chen" w:date="2025-03-16T10:52:00Z" w16du:dateUtc="2025-03-16T02:52:00Z"/>
              <w:kern w:val="0"/>
              <w:sz w:val="24"/>
            </w:rPr>
          </w:rPrChange>
        </w:rPr>
        <w:pPrChange w:id="610" w:author="Chen, Yongkai" w:date="2025-03-17T11:05:00Z" w16du:dateUtc="2025-03-17T03:05:00Z">
          <w:pPr>
            <w:pStyle w:val="Bibliography"/>
          </w:pPr>
        </w:pPrChange>
      </w:pPr>
      <w:del w:id="611" w:author="Yongkai Chen" w:date="2025-03-16T10:52:00Z" w16du:dateUtc="2025-03-16T02:52:00Z">
        <w:r w:rsidRPr="00A068EB" w:rsidDel="00A068EB">
          <w:rPr>
            <w:rPrChange w:id="612" w:author="Yongkai Chen" w:date="2025-03-16T10:52:00Z" w16du:dateUtc="2025-03-16T02:52:00Z">
              <w:rPr>
                <w:kern w:val="0"/>
                <w:sz w:val="24"/>
              </w:rPr>
            </w:rPrChange>
          </w:rPr>
          <w:delText>[30]</w:delText>
        </w:r>
        <w:r w:rsidRPr="00A068EB" w:rsidDel="00A068EB">
          <w:rPr>
            <w:rPrChange w:id="613" w:author="Yongkai Chen" w:date="2025-03-16T10:52:00Z" w16du:dateUtc="2025-03-16T02:52:00Z">
              <w:rPr>
                <w:kern w:val="0"/>
                <w:sz w:val="24"/>
              </w:rPr>
            </w:rPrChange>
          </w:rPr>
          <w:tab/>
          <w:delText>Jiménez J. TURBULENT FLOWS OVER ROUGH WALLS[J]. Annual Review of Fluid Mechanics, 2004, 36(1): 173–196.</w:delText>
        </w:r>
      </w:del>
    </w:p>
    <w:p w14:paraId="7C446F25" w14:textId="5F2EEBCF" w:rsidR="00E0373E" w:rsidRPr="00A068EB" w:rsidDel="00A068EB" w:rsidRDefault="00E0373E" w:rsidP="00EB09B6">
      <w:pPr>
        <w:pStyle w:val="Bibliography"/>
        <w:ind w:left="0" w:firstLine="0"/>
        <w:rPr>
          <w:del w:id="614" w:author="Yongkai Chen" w:date="2025-03-16T10:52:00Z" w16du:dateUtc="2025-03-16T02:52:00Z"/>
          <w:rPrChange w:id="615" w:author="Yongkai Chen" w:date="2025-03-16T10:52:00Z" w16du:dateUtc="2025-03-16T02:52:00Z">
            <w:rPr>
              <w:del w:id="616" w:author="Yongkai Chen" w:date="2025-03-16T10:52:00Z" w16du:dateUtc="2025-03-16T02:52:00Z"/>
              <w:kern w:val="0"/>
              <w:sz w:val="24"/>
            </w:rPr>
          </w:rPrChange>
        </w:rPr>
        <w:pPrChange w:id="617" w:author="Chen, Yongkai" w:date="2025-03-17T11:05:00Z" w16du:dateUtc="2025-03-17T03:05:00Z">
          <w:pPr>
            <w:pStyle w:val="Bibliography"/>
          </w:pPr>
        </w:pPrChange>
      </w:pPr>
      <w:del w:id="618" w:author="Yongkai Chen" w:date="2025-03-16T10:52:00Z" w16du:dateUtc="2025-03-16T02:52:00Z">
        <w:r w:rsidRPr="00A068EB" w:rsidDel="00A068EB">
          <w:rPr>
            <w:rPrChange w:id="619" w:author="Yongkai Chen" w:date="2025-03-16T10:52:00Z" w16du:dateUtc="2025-03-16T02:52:00Z">
              <w:rPr>
                <w:kern w:val="0"/>
                <w:sz w:val="24"/>
              </w:rPr>
            </w:rPrChange>
          </w:rPr>
          <w:delText>[31]</w:delText>
        </w:r>
        <w:r w:rsidRPr="00A068EB" w:rsidDel="00A068EB">
          <w:rPr>
            <w:rPrChange w:id="620" w:author="Yongkai Chen" w:date="2025-03-16T10:52:00Z" w16du:dateUtc="2025-03-16T02:52:00Z">
              <w:rPr>
                <w:kern w:val="0"/>
                <w:sz w:val="24"/>
              </w:rPr>
            </w:rPrChange>
          </w:rPr>
          <w:tab/>
          <w:delText>Hama F R. Boundary Layer characteristics for smooth and rough surfaces[C]//, 1954.</w:delText>
        </w:r>
      </w:del>
    </w:p>
    <w:p w14:paraId="6868DA25" w14:textId="331A2409" w:rsidR="00E0373E" w:rsidRPr="00A068EB" w:rsidDel="00A068EB" w:rsidRDefault="00E0373E" w:rsidP="00EB09B6">
      <w:pPr>
        <w:pStyle w:val="Bibliography"/>
        <w:ind w:left="0" w:firstLine="0"/>
        <w:rPr>
          <w:del w:id="621" w:author="Yongkai Chen" w:date="2025-03-16T10:52:00Z" w16du:dateUtc="2025-03-16T02:52:00Z"/>
          <w:rPrChange w:id="622" w:author="Yongkai Chen" w:date="2025-03-16T10:52:00Z" w16du:dateUtc="2025-03-16T02:52:00Z">
            <w:rPr>
              <w:del w:id="623" w:author="Yongkai Chen" w:date="2025-03-16T10:52:00Z" w16du:dateUtc="2025-03-16T02:52:00Z"/>
              <w:kern w:val="0"/>
              <w:sz w:val="24"/>
            </w:rPr>
          </w:rPrChange>
        </w:rPr>
        <w:pPrChange w:id="624" w:author="Chen, Yongkai" w:date="2025-03-17T11:05:00Z" w16du:dateUtc="2025-03-17T03:05:00Z">
          <w:pPr>
            <w:pStyle w:val="Bibliography"/>
          </w:pPr>
        </w:pPrChange>
      </w:pPr>
      <w:del w:id="625" w:author="Yongkai Chen" w:date="2025-03-16T10:52:00Z" w16du:dateUtc="2025-03-16T02:52:00Z">
        <w:r w:rsidRPr="00A068EB" w:rsidDel="00A068EB">
          <w:rPr>
            <w:rPrChange w:id="626" w:author="Yongkai Chen" w:date="2025-03-16T10:52:00Z" w16du:dateUtc="2025-03-16T02:52:00Z">
              <w:rPr>
                <w:kern w:val="0"/>
                <w:sz w:val="24"/>
              </w:rPr>
            </w:rPrChange>
          </w:rPr>
          <w:delText>[32]</w:delText>
        </w:r>
        <w:r w:rsidRPr="00A068EB" w:rsidDel="00A068EB">
          <w:rPr>
            <w:rPrChange w:id="627" w:author="Yongkai Chen" w:date="2025-03-16T10:52:00Z" w16du:dateUtc="2025-03-16T02:52:00Z">
              <w:rPr>
                <w:kern w:val="0"/>
                <w:sz w:val="24"/>
              </w:rPr>
            </w:rPrChange>
          </w:rPr>
          <w:tab/>
          <w:delText>Clauser F H. Turbulent Boundary Layers in Adverse Pressure Gradients[J]. Journal of the Aeronautical Sciences, 1954, 21(2): 91–108.</w:delText>
        </w:r>
      </w:del>
    </w:p>
    <w:p w14:paraId="1985B973" w14:textId="52CBF002" w:rsidR="00E0373E" w:rsidRPr="00A068EB" w:rsidDel="00A068EB" w:rsidRDefault="00E0373E" w:rsidP="00EB09B6">
      <w:pPr>
        <w:pStyle w:val="Bibliography"/>
        <w:ind w:left="0" w:firstLine="0"/>
        <w:rPr>
          <w:del w:id="628" w:author="Yongkai Chen" w:date="2025-03-16T10:52:00Z" w16du:dateUtc="2025-03-16T02:52:00Z"/>
          <w:rPrChange w:id="629" w:author="Yongkai Chen" w:date="2025-03-16T10:52:00Z" w16du:dateUtc="2025-03-16T02:52:00Z">
            <w:rPr>
              <w:del w:id="630" w:author="Yongkai Chen" w:date="2025-03-16T10:52:00Z" w16du:dateUtc="2025-03-16T02:52:00Z"/>
              <w:kern w:val="0"/>
              <w:sz w:val="24"/>
            </w:rPr>
          </w:rPrChange>
        </w:rPr>
        <w:pPrChange w:id="631" w:author="Chen, Yongkai" w:date="2025-03-17T11:05:00Z" w16du:dateUtc="2025-03-17T03:05:00Z">
          <w:pPr>
            <w:pStyle w:val="Bibliography"/>
          </w:pPr>
        </w:pPrChange>
      </w:pPr>
      <w:del w:id="632" w:author="Yongkai Chen" w:date="2025-03-16T10:52:00Z" w16du:dateUtc="2025-03-16T02:52:00Z">
        <w:r w:rsidRPr="00A068EB" w:rsidDel="00A068EB">
          <w:rPr>
            <w:rPrChange w:id="633" w:author="Yongkai Chen" w:date="2025-03-16T10:52:00Z" w16du:dateUtc="2025-03-16T02:52:00Z">
              <w:rPr>
                <w:kern w:val="0"/>
                <w:sz w:val="24"/>
              </w:rPr>
            </w:rPrChange>
          </w:rPr>
          <w:delText>[33]</w:delText>
        </w:r>
        <w:r w:rsidRPr="00A068EB" w:rsidDel="00A068EB">
          <w:rPr>
            <w:rPrChange w:id="634" w:author="Yongkai Chen" w:date="2025-03-16T10:52:00Z" w16du:dateUtc="2025-03-16T02:52:00Z">
              <w:rPr>
                <w:kern w:val="0"/>
                <w:sz w:val="24"/>
              </w:rPr>
            </w:rPrChange>
          </w:rPr>
          <w:tab/>
          <w:delText>Ae P, Wh S, Pn J. Rough wall turbulent boundary layers[J]. Journal of Fluid Mechanics.</w:delText>
        </w:r>
      </w:del>
    </w:p>
    <w:p w14:paraId="3A283BDB" w14:textId="049AAD53" w:rsidR="00E0373E" w:rsidRPr="00A068EB" w:rsidDel="00A068EB" w:rsidRDefault="00E0373E" w:rsidP="00EB09B6">
      <w:pPr>
        <w:pStyle w:val="Bibliography"/>
        <w:ind w:left="0" w:firstLine="0"/>
        <w:rPr>
          <w:del w:id="635" w:author="Yongkai Chen" w:date="2025-03-16T10:52:00Z" w16du:dateUtc="2025-03-16T02:52:00Z"/>
          <w:rPrChange w:id="636" w:author="Yongkai Chen" w:date="2025-03-16T10:52:00Z" w16du:dateUtc="2025-03-16T02:52:00Z">
            <w:rPr>
              <w:del w:id="637" w:author="Yongkai Chen" w:date="2025-03-16T10:52:00Z" w16du:dateUtc="2025-03-16T02:52:00Z"/>
              <w:kern w:val="0"/>
              <w:sz w:val="24"/>
            </w:rPr>
          </w:rPrChange>
        </w:rPr>
        <w:pPrChange w:id="638" w:author="Chen, Yongkai" w:date="2025-03-17T11:05:00Z" w16du:dateUtc="2025-03-17T03:05:00Z">
          <w:pPr>
            <w:pStyle w:val="Bibliography"/>
          </w:pPr>
        </w:pPrChange>
      </w:pPr>
      <w:del w:id="639" w:author="Yongkai Chen" w:date="2025-03-16T10:52:00Z" w16du:dateUtc="2025-03-16T02:52:00Z">
        <w:r w:rsidRPr="00A068EB" w:rsidDel="00A068EB">
          <w:rPr>
            <w:rPrChange w:id="640" w:author="Yongkai Chen" w:date="2025-03-16T10:52:00Z" w16du:dateUtc="2025-03-16T02:52:00Z">
              <w:rPr>
                <w:kern w:val="0"/>
                <w:sz w:val="24"/>
              </w:rPr>
            </w:rPrChange>
          </w:rPr>
          <w:delText>[34]</w:delText>
        </w:r>
        <w:r w:rsidRPr="00A068EB" w:rsidDel="00A068EB">
          <w:rPr>
            <w:rPrChange w:id="641" w:author="Yongkai Chen" w:date="2025-03-16T10:52:00Z" w16du:dateUtc="2025-03-16T02:52:00Z">
              <w:rPr>
                <w:kern w:val="0"/>
                <w:sz w:val="24"/>
              </w:rPr>
            </w:rPrChange>
          </w:rPr>
          <w:tab/>
          <w:delText>Coleman S E, Nikora V I, McLean S R, Schlicke E. Spatially Averaged Turbulent Flow over Square Ribs[J]. Journal of Engineering Mechanics, 2007, 133(2): 194–204.</w:delText>
        </w:r>
      </w:del>
    </w:p>
    <w:p w14:paraId="348D1A8C" w14:textId="1349DFA4" w:rsidR="00E0373E" w:rsidRPr="00A068EB" w:rsidDel="00A068EB" w:rsidRDefault="00E0373E" w:rsidP="00EB09B6">
      <w:pPr>
        <w:pStyle w:val="Bibliography"/>
        <w:ind w:left="0" w:firstLine="0"/>
        <w:rPr>
          <w:del w:id="642" w:author="Yongkai Chen" w:date="2025-03-16T10:52:00Z" w16du:dateUtc="2025-03-16T02:52:00Z"/>
          <w:rPrChange w:id="643" w:author="Yongkai Chen" w:date="2025-03-16T10:52:00Z" w16du:dateUtc="2025-03-16T02:52:00Z">
            <w:rPr>
              <w:del w:id="644" w:author="Yongkai Chen" w:date="2025-03-16T10:52:00Z" w16du:dateUtc="2025-03-16T02:52:00Z"/>
              <w:kern w:val="0"/>
              <w:sz w:val="24"/>
            </w:rPr>
          </w:rPrChange>
        </w:rPr>
        <w:pPrChange w:id="645" w:author="Chen, Yongkai" w:date="2025-03-17T11:05:00Z" w16du:dateUtc="2025-03-17T03:05:00Z">
          <w:pPr>
            <w:pStyle w:val="Bibliography"/>
          </w:pPr>
        </w:pPrChange>
      </w:pPr>
      <w:del w:id="646" w:author="Yongkai Chen" w:date="2025-03-16T10:52:00Z" w16du:dateUtc="2025-03-16T02:52:00Z">
        <w:r w:rsidRPr="00A068EB" w:rsidDel="00A068EB">
          <w:rPr>
            <w:rPrChange w:id="647" w:author="Yongkai Chen" w:date="2025-03-16T10:52:00Z" w16du:dateUtc="2025-03-16T02:52:00Z">
              <w:rPr>
                <w:kern w:val="0"/>
                <w:sz w:val="24"/>
              </w:rPr>
            </w:rPrChange>
          </w:rPr>
          <w:delText>[35]</w:delText>
        </w:r>
        <w:r w:rsidRPr="00A068EB" w:rsidDel="00A068EB">
          <w:rPr>
            <w:rPrChange w:id="648" w:author="Yongkai Chen" w:date="2025-03-16T10:52:00Z" w16du:dateUtc="2025-03-16T02:52:00Z">
              <w:rPr>
                <w:kern w:val="0"/>
                <w:sz w:val="24"/>
              </w:rPr>
            </w:rPrChange>
          </w:rPr>
          <w:tab/>
          <w:delText>Dipprey D F, Sabersky R H. Heat and momentum transfer in smooth and rough tubes at various prandtl numbers[J]. International Journal of Heat and Mass Transfer, 1963, 6(5): 329–353.</w:delText>
        </w:r>
      </w:del>
    </w:p>
    <w:p w14:paraId="24404C78" w14:textId="136FE29A" w:rsidR="00E0373E" w:rsidRPr="00A068EB" w:rsidDel="00A068EB" w:rsidRDefault="00E0373E" w:rsidP="00EB09B6">
      <w:pPr>
        <w:pStyle w:val="Bibliography"/>
        <w:ind w:left="0" w:firstLine="0"/>
        <w:rPr>
          <w:del w:id="649" w:author="Yongkai Chen" w:date="2025-03-16T10:52:00Z" w16du:dateUtc="2025-03-16T02:52:00Z"/>
          <w:rPrChange w:id="650" w:author="Yongkai Chen" w:date="2025-03-16T10:52:00Z" w16du:dateUtc="2025-03-16T02:52:00Z">
            <w:rPr>
              <w:del w:id="651" w:author="Yongkai Chen" w:date="2025-03-16T10:52:00Z" w16du:dateUtc="2025-03-16T02:52:00Z"/>
              <w:kern w:val="0"/>
              <w:sz w:val="24"/>
            </w:rPr>
          </w:rPrChange>
        </w:rPr>
        <w:pPrChange w:id="652" w:author="Chen, Yongkai" w:date="2025-03-17T11:05:00Z" w16du:dateUtc="2025-03-17T03:05:00Z">
          <w:pPr>
            <w:pStyle w:val="Bibliography"/>
          </w:pPr>
        </w:pPrChange>
      </w:pPr>
      <w:del w:id="653" w:author="Yongkai Chen" w:date="2025-03-16T10:52:00Z" w16du:dateUtc="2025-03-16T02:52:00Z">
        <w:r w:rsidRPr="00A068EB" w:rsidDel="00A068EB">
          <w:rPr>
            <w:rPrChange w:id="654" w:author="Yongkai Chen" w:date="2025-03-16T10:52:00Z" w16du:dateUtc="2025-03-16T02:52:00Z">
              <w:rPr>
                <w:kern w:val="0"/>
                <w:sz w:val="24"/>
              </w:rPr>
            </w:rPrChange>
          </w:rPr>
          <w:delText>[36]</w:delText>
        </w:r>
        <w:r w:rsidRPr="00A068EB" w:rsidDel="00A068EB">
          <w:rPr>
            <w:rPrChange w:id="655" w:author="Yongkai Chen" w:date="2025-03-16T10:52:00Z" w16du:dateUtc="2025-03-16T02:52:00Z">
              <w:rPr>
                <w:kern w:val="0"/>
                <w:sz w:val="24"/>
              </w:rPr>
            </w:rPrChange>
          </w:rPr>
          <w:tab/>
          <w:delText>Owen P R, Thomson W R. Heat transfer across rough surfaces[J]. Journal of Fluid Mechanics, 1963, 15(3): 321–334.</w:delText>
        </w:r>
      </w:del>
    </w:p>
    <w:p w14:paraId="51C268BE" w14:textId="412ABFFA" w:rsidR="00E0373E" w:rsidRPr="00A068EB" w:rsidDel="00A068EB" w:rsidRDefault="00E0373E" w:rsidP="00EB09B6">
      <w:pPr>
        <w:pStyle w:val="Bibliography"/>
        <w:ind w:left="0" w:firstLine="0"/>
        <w:rPr>
          <w:del w:id="656" w:author="Yongkai Chen" w:date="2025-03-16T10:52:00Z" w16du:dateUtc="2025-03-16T02:52:00Z"/>
          <w:rPrChange w:id="657" w:author="Yongkai Chen" w:date="2025-03-16T10:52:00Z" w16du:dateUtc="2025-03-16T02:52:00Z">
            <w:rPr>
              <w:del w:id="658" w:author="Yongkai Chen" w:date="2025-03-16T10:52:00Z" w16du:dateUtc="2025-03-16T02:52:00Z"/>
              <w:kern w:val="0"/>
              <w:sz w:val="24"/>
            </w:rPr>
          </w:rPrChange>
        </w:rPr>
        <w:pPrChange w:id="659" w:author="Chen, Yongkai" w:date="2025-03-17T11:05:00Z" w16du:dateUtc="2025-03-17T03:05:00Z">
          <w:pPr>
            <w:pStyle w:val="Bibliography"/>
          </w:pPr>
        </w:pPrChange>
      </w:pPr>
      <w:del w:id="660" w:author="Yongkai Chen" w:date="2025-03-16T10:52:00Z" w16du:dateUtc="2025-03-16T02:52:00Z">
        <w:r w:rsidRPr="00A068EB" w:rsidDel="00A068EB">
          <w:rPr>
            <w:rPrChange w:id="661" w:author="Yongkai Chen" w:date="2025-03-16T10:52:00Z" w16du:dateUtc="2025-03-16T02:52:00Z">
              <w:rPr>
                <w:kern w:val="0"/>
                <w:sz w:val="24"/>
              </w:rPr>
            </w:rPrChange>
          </w:rPr>
          <w:delText>[37]</w:delText>
        </w:r>
        <w:r w:rsidRPr="00A068EB" w:rsidDel="00A068EB">
          <w:rPr>
            <w:rPrChange w:id="662" w:author="Yongkai Chen" w:date="2025-03-16T10:52:00Z" w16du:dateUtc="2025-03-16T02:52:00Z">
              <w:rPr>
                <w:kern w:val="0"/>
                <w:sz w:val="24"/>
              </w:rPr>
            </w:rPrChange>
          </w:rPr>
          <w:tab/>
          <w:delText>Aupoix B, Spalart P R. Extensions of the Spalart–Allmaras turbulence model to account for wall roughness[J]. International Journal of Heat and Fluid Flow, 2003, 24(4): 454–462.</w:delText>
        </w:r>
      </w:del>
    </w:p>
    <w:p w14:paraId="2A391000" w14:textId="2D30FF77" w:rsidR="00E0373E" w:rsidRPr="00A068EB" w:rsidDel="00A068EB" w:rsidRDefault="00E0373E" w:rsidP="00EB09B6">
      <w:pPr>
        <w:pStyle w:val="Bibliography"/>
        <w:ind w:left="0" w:firstLine="0"/>
        <w:rPr>
          <w:del w:id="663" w:author="Yongkai Chen" w:date="2025-03-16T10:52:00Z" w16du:dateUtc="2025-03-16T02:52:00Z"/>
          <w:rPrChange w:id="664" w:author="Yongkai Chen" w:date="2025-03-16T10:52:00Z" w16du:dateUtc="2025-03-16T02:52:00Z">
            <w:rPr>
              <w:del w:id="665" w:author="Yongkai Chen" w:date="2025-03-16T10:52:00Z" w16du:dateUtc="2025-03-16T02:52:00Z"/>
              <w:kern w:val="0"/>
              <w:sz w:val="24"/>
            </w:rPr>
          </w:rPrChange>
        </w:rPr>
        <w:pPrChange w:id="666" w:author="Chen, Yongkai" w:date="2025-03-17T11:05:00Z" w16du:dateUtc="2025-03-17T03:05:00Z">
          <w:pPr>
            <w:pStyle w:val="Bibliography"/>
          </w:pPr>
        </w:pPrChange>
      </w:pPr>
      <w:del w:id="667" w:author="Yongkai Chen" w:date="2025-03-16T10:52:00Z" w16du:dateUtc="2025-03-16T02:52:00Z">
        <w:r w:rsidRPr="00A068EB" w:rsidDel="00A068EB">
          <w:rPr>
            <w:rPrChange w:id="668" w:author="Yongkai Chen" w:date="2025-03-16T10:52:00Z" w16du:dateUtc="2025-03-16T02:52:00Z">
              <w:rPr>
                <w:kern w:val="0"/>
                <w:sz w:val="24"/>
              </w:rPr>
            </w:rPrChange>
          </w:rPr>
          <w:delText>[38]</w:delText>
        </w:r>
        <w:r w:rsidRPr="00A068EB" w:rsidDel="00A068EB">
          <w:rPr>
            <w:rPrChange w:id="669" w:author="Yongkai Chen" w:date="2025-03-16T10:52:00Z" w16du:dateUtc="2025-03-16T02:52:00Z">
              <w:rPr>
                <w:kern w:val="0"/>
                <w:sz w:val="24"/>
              </w:rPr>
            </w:rPrChange>
          </w:rPr>
          <w:tab/>
          <w:delText>Prakash A, Laurendeau E. Consistent surface roughness extension for wall functions[J]. International Journal of Heat and Fluid Flow, 2020, 82: 108552.</w:delText>
        </w:r>
      </w:del>
    </w:p>
    <w:p w14:paraId="6A2794B5" w14:textId="7D14C951" w:rsidR="00E0373E" w:rsidRPr="00A068EB" w:rsidDel="00A068EB" w:rsidRDefault="00E0373E" w:rsidP="00EB09B6">
      <w:pPr>
        <w:pStyle w:val="Bibliography"/>
        <w:ind w:left="0" w:firstLine="0"/>
        <w:rPr>
          <w:del w:id="670" w:author="Yongkai Chen" w:date="2025-03-16T10:52:00Z" w16du:dateUtc="2025-03-16T02:52:00Z"/>
          <w:rPrChange w:id="671" w:author="Yongkai Chen" w:date="2025-03-16T10:52:00Z" w16du:dateUtc="2025-03-16T02:52:00Z">
            <w:rPr>
              <w:del w:id="672" w:author="Yongkai Chen" w:date="2025-03-16T10:52:00Z" w16du:dateUtc="2025-03-16T02:52:00Z"/>
              <w:kern w:val="0"/>
              <w:sz w:val="24"/>
            </w:rPr>
          </w:rPrChange>
        </w:rPr>
        <w:pPrChange w:id="673" w:author="Chen, Yongkai" w:date="2025-03-17T11:05:00Z" w16du:dateUtc="2025-03-17T03:05:00Z">
          <w:pPr>
            <w:pStyle w:val="Bibliography"/>
          </w:pPr>
        </w:pPrChange>
      </w:pPr>
      <w:del w:id="674" w:author="Yongkai Chen" w:date="2025-03-16T10:52:00Z" w16du:dateUtc="2025-03-16T02:52:00Z">
        <w:r w:rsidRPr="00A068EB" w:rsidDel="00A068EB">
          <w:rPr>
            <w:rPrChange w:id="675" w:author="Yongkai Chen" w:date="2025-03-16T10:52:00Z" w16du:dateUtc="2025-03-16T02:52:00Z">
              <w:rPr>
                <w:kern w:val="0"/>
                <w:sz w:val="24"/>
              </w:rPr>
            </w:rPrChange>
          </w:rPr>
          <w:delText>[39]</w:delText>
        </w:r>
        <w:r w:rsidRPr="00A068EB" w:rsidDel="00A068EB">
          <w:rPr>
            <w:rPrChange w:id="676" w:author="Yongkai Chen" w:date="2025-03-16T10:52:00Z" w16du:dateUtc="2025-03-16T02:52:00Z">
              <w:rPr>
                <w:kern w:val="0"/>
                <w:sz w:val="24"/>
              </w:rPr>
            </w:rPrChange>
          </w:rPr>
          <w:tab/>
          <w:delText>Tyson C J, Sandham N D. Numerical simulation of fully-developed compressible flows over wavy surfaces[J]. International Journal of Heat and Fluid Flow, 2013, 41: 2–15.</w:delText>
        </w:r>
      </w:del>
    </w:p>
    <w:p w14:paraId="0B80D340" w14:textId="34602C87" w:rsidR="00E0373E" w:rsidRPr="00A068EB" w:rsidDel="00A068EB" w:rsidRDefault="00E0373E" w:rsidP="00EB09B6">
      <w:pPr>
        <w:pStyle w:val="Bibliography"/>
        <w:ind w:left="0" w:firstLine="0"/>
        <w:rPr>
          <w:del w:id="677" w:author="Yongkai Chen" w:date="2025-03-16T10:52:00Z" w16du:dateUtc="2025-03-16T02:52:00Z"/>
          <w:rPrChange w:id="678" w:author="Yongkai Chen" w:date="2025-03-16T10:52:00Z" w16du:dateUtc="2025-03-16T02:52:00Z">
            <w:rPr>
              <w:del w:id="679" w:author="Yongkai Chen" w:date="2025-03-16T10:52:00Z" w16du:dateUtc="2025-03-16T02:52:00Z"/>
              <w:kern w:val="0"/>
              <w:sz w:val="24"/>
            </w:rPr>
          </w:rPrChange>
        </w:rPr>
        <w:pPrChange w:id="680" w:author="Chen, Yongkai" w:date="2025-03-17T11:05:00Z" w16du:dateUtc="2025-03-17T03:05:00Z">
          <w:pPr>
            <w:pStyle w:val="Bibliography"/>
          </w:pPr>
        </w:pPrChange>
      </w:pPr>
      <w:del w:id="681" w:author="Yongkai Chen" w:date="2025-03-16T10:52:00Z" w16du:dateUtc="2025-03-16T02:52:00Z">
        <w:r w:rsidRPr="00A068EB" w:rsidDel="00A068EB">
          <w:rPr>
            <w:rPrChange w:id="682" w:author="Yongkai Chen" w:date="2025-03-16T10:52:00Z" w16du:dateUtc="2025-03-16T02:52:00Z">
              <w:rPr>
                <w:kern w:val="0"/>
                <w:sz w:val="24"/>
              </w:rPr>
            </w:rPrChange>
          </w:rPr>
          <w:delText>[40]</w:delText>
        </w:r>
        <w:r w:rsidRPr="00A068EB" w:rsidDel="00A068EB">
          <w:rPr>
            <w:rPrChange w:id="683" w:author="Yongkai Chen" w:date="2025-03-16T10:52:00Z" w16du:dateUtc="2025-03-16T02:52:00Z">
              <w:rPr>
                <w:kern w:val="0"/>
                <w:sz w:val="24"/>
              </w:rPr>
            </w:rPrChange>
          </w:rPr>
          <w:tab/>
          <w:delText>Peltier S J, Humble R A, Bowersox R D W. Crosshatch roughness distortions on a hypersonic turbulent boundary layer[J]. Physics of Fluids, 2016, 28(4): 045105.</w:delText>
        </w:r>
      </w:del>
    </w:p>
    <w:p w14:paraId="6834FC83" w14:textId="51EA6E21" w:rsidR="00E0373E" w:rsidRPr="00A068EB" w:rsidDel="00A068EB" w:rsidRDefault="00E0373E" w:rsidP="00EB09B6">
      <w:pPr>
        <w:pStyle w:val="Bibliography"/>
        <w:ind w:left="0" w:firstLine="0"/>
        <w:rPr>
          <w:del w:id="684" w:author="Yongkai Chen" w:date="2025-03-16T10:52:00Z" w16du:dateUtc="2025-03-16T02:52:00Z"/>
          <w:rPrChange w:id="685" w:author="Yongkai Chen" w:date="2025-03-16T10:52:00Z" w16du:dateUtc="2025-03-16T02:52:00Z">
            <w:rPr>
              <w:del w:id="686" w:author="Yongkai Chen" w:date="2025-03-16T10:52:00Z" w16du:dateUtc="2025-03-16T02:52:00Z"/>
              <w:kern w:val="0"/>
              <w:sz w:val="24"/>
            </w:rPr>
          </w:rPrChange>
        </w:rPr>
        <w:pPrChange w:id="687" w:author="Chen, Yongkai" w:date="2025-03-17T11:05:00Z" w16du:dateUtc="2025-03-17T03:05:00Z">
          <w:pPr>
            <w:pStyle w:val="Bibliography"/>
          </w:pPr>
        </w:pPrChange>
      </w:pPr>
      <w:del w:id="688" w:author="Yongkai Chen" w:date="2025-03-16T10:52:00Z" w16du:dateUtc="2025-03-16T02:52:00Z">
        <w:r w:rsidRPr="00A068EB" w:rsidDel="00A068EB">
          <w:rPr>
            <w:rPrChange w:id="689" w:author="Yongkai Chen" w:date="2025-03-16T10:52:00Z" w16du:dateUtc="2025-03-16T02:52:00Z">
              <w:rPr>
                <w:kern w:val="0"/>
                <w:sz w:val="24"/>
              </w:rPr>
            </w:rPrChange>
          </w:rPr>
          <w:delText>[41]</w:delText>
        </w:r>
        <w:r w:rsidRPr="00A068EB" w:rsidDel="00A068EB">
          <w:rPr>
            <w:rPrChange w:id="690" w:author="Yongkai Chen" w:date="2025-03-16T10:52:00Z" w16du:dateUtc="2025-03-16T02:52:00Z">
              <w:rPr>
                <w:kern w:val="0"/>
                <w:sz w:val="24"/>
              </w:rPr>
            </w:rPrChange>
          </w:rPr>
          <w:tab/>
          <w:delText>Kocher B D, Combs C S, Kreth P A, Schmisseur J D, Peltier S J. American Institute of Aeronautics and Astronautics, 2017. Investigation of the Effects of Distributed Surface Roughness on Supersonic Flows[C]//47th AIAA Fluid Dynamics Conference. , 2017Denver, Colorado: .</w:delText>
        </w:r>
      </w:del>
    </w:p>
    <w:p w14:paraId="53C82B9E" w14:textId="0A8A5983" w:rsidR="00E0373E" w:rsidRPr="00A068EB" w:rsidDel="00A068EB" w:rsidRDefault="00E0373E" w:rsidP="00EB09B6">
      <w:pPr>
        <w:pStyle w:val="Bibliography"/>
        <w:ind w:left="0" w:firstLine="0"/>
        <w:rPr>
          <w:del w:id="691" w:author="Yongkai Chen" w:date="2025-03-16T10:52:00Z" w16du:dateUtc="2025-03-16T02:52:00Z"/>
          <w:rPrChange w:id="692" w:author="Yongkai Chen" w:date="2025-03-16T10:52:00Z" w16du:dateUtc="2025-03-16T02:52:00Z">
            <w:rPr>
              <w:del w:id="693" w:author="Yongkai Chen" w:date="2025-03-16T10:52:00Z" w16du:dateUtc="2025-03-16T02:52:00Z"/>
              <w:kern w:val="0"/>
              <w:sz w:val="24"/>
            </w:rPr>
          </w:rPrChange>
        </w:rPr>
        <w:pPrChange w:id="694" w:author="Chen, Yongkai" w:date="2025-03-17T11:05:00Z" w16du:dateUtc="2025-03-17T03:05:00Z">
          <w:pPr>
            <w:pStyle w:val="Bibliography"/>
          </w:pPr>
        </w:pPrChange>
      </w:pPr>
      <w:del w:id="695" w:author="Yongkai Chen" w:date="2025-03-16T10:52:00Z" w16du:dateUtc="2025-03-16T02:52:00Z">
        <w:r w:rsidRPr="00A068EB" w:rsidDel="00A068EB">
          <w:rPr>
            <w:rPrChange w:id="696" w:author="Yongkai Chen" w:date="2025-03-16T10:52:00Z" w16du:dateUtc="2025-03-16T02:52:00Z">
              <w:rPr>
                <w:kern w:val="0"/>
                <w:sz w:val="24"/>
              </w:rPr>
            </w:rPrChange>
          </w:rPr>
          <w:delText>[42]</w:delText>
        </w:r>
        <w:r w:rsidRPr="00A068EB" w:rsidDel="00A068EB">
          <w:rPr>
            <w:rPrChange w:id="697" w:author="Yongkai Chen" w:date="2025-03-16T10:52:00Z" w16du:dateUtc="2025-03-16T02:52:00Z">
              <w:rPr>
                <w:kern w:val="0"/>
                <w:sz w:val="24"/>
              </w:rPr>
            </w:rPrChange>
          </w:rPr>
          <w:tab/>
          <w:delText>Kocher B D, Kreth P A, Schmisseur J D, LaLonde E J, Combs C S. Characterizing Streamwise Development of Surface Roughness Effects on a Supersonic Boundary Layer[J]. AIAA Journal, 2022, 60(9): 5136–5149.</w:delText>
        </w:r>
      </w:del>
    </w:p>
    <w:p w14:paraId="413E3A2B" w14:textId="12BB8B9F" w:rsidR="00E0373E" w:rsidRPr="00A068EB" w:rsidDel="00A068EB" w:rsidRDefault="00E0373E" w:rsidP="00EB09B6">
      <w:pPr>
        <w:pStyle w:val="Bibliography"/>
        <w:ind w:left="0" w:firstLine="0"/>
        <w:rPr>
          <w:del w:id="698" w:author="Yongkai Chen" w:date="2025-03-16T10:52:00Z" w16du:dateUtc="2025-03-16T02:52:00Z"/>
          <w:rPrChange w:id="699" w:author="Yongkai Chen" w:date="2025-03-16T10:52:00Z" w16du:dateUtc="2025-03-16T02:52:00Z">
            <w:rPr>
              <w:del w:id="700" w:author="Yongkai Chen" w:date="2025-03-16T10:52:00Z" w16du:dateUtc="2025-03-16T02:52:00Z"/>
              <w:kern w:val="0"/>
              <w:sz w:val="24"/>
            </w:rPr>
          </w:rPrChange>
        </w:rPr>
        <w:pPrChange w:id="701" w:author="Chen, Yongkai" w:date="2025-03-17T11:05:00Z" w16du:dateUtc="2025-03-17T03:05:00Z">
          <w:pPr>
            <w:pStyle w:val="Bibliography"/>
          </w:pPr>
        </w:pPrChange>
      </w:pPr>
      <w:del w:id="702" w:author="Yongkai Chen" w:date="2025-03-16T10:52:00Z" w16du:dateUtc="2025-03-16T02:52:00Z">
        <w:r w:rsidRPr="00A068EB" w:rsidDel="00A068EB">
          <w:rPr>
            <w:rPrChange w:id="703" w:author="Yongkai Chen" w:date="2025-03-16T10:52:00Z" w16du:dateUtc="2025-03-16T02:52:00Z">
              <w:rPr>
                <w:kern w:val="0"/>
                <w:sz w:val="24"/>
              </w:rPr>
            </w:rPrChange>
          </w:rPr>
          <w:delText>[43]</w:delText>
        </w:r>
        <w:r w:rsidRPr="00A068EB" w:rsidDel="00A068EB">
          <w:rPr>
            <w:rPrChange w:id="704" w:author="Yongkai Chen" w:date="2025-03-16T10:52:00Z" w16du:dateUtc="2025-03-16T02:52:00Z">
              <w:rPr>
                <w:kern w:val="0"/>
                <w:sz w:val="24"/>
              </w:rPr>
            </w:rPrChange>
          </w:rPr>
          <w:tab/>
          <w:delText>Modesti D, Sathyanarayana S, Salvadore F, Bernardini M. Direct numerical simulation of supersonic turbulent flows over rough surfaces[J]. Journal of Fluid Mechanics, 2022, 942: A44.</w:delText>
        </w:r>
      </w:del>
    </w:p>
    <w:p w14:paraId="0B4A616F" w14:textId="41EB335A" w:rsidR="00E0373E" w:rsidRPr="00A068EB" w:rsidDel="00A068EB" w:rsidRDefault="00E0373E" w:rsidP="00EB09B6">
      <w:pPr>
        <w:pStyle w:val="Bibliography"/>
        <w:ind w:left="0" w:firstLine="0"/>
        <w:rPr>
          <w:del w:id="705" w:author="Yongkai Chen" w:date="2025-03-16T10:52:00Z" w16du:dateUtc="2025-03-16T02:52:00Z"/>
          <w:rPrChange w:id="706" w:author="Yongkai Chen" w:date="2025-03-16T10:52:00Z" w16du:dateUtc="2025-03-16T02:52:00Z">
            <w:rPr>
              <w:del w:id="707" w:author="Yongkai Chen" w:date="2025-03-16T10:52:00Z" w16du:dateUtc="2025-03-16T02:52:00Z"/>
              <w:kern w:val="0"/>
              <w:sz w:val="24"/>
            </w:rPr>
          </w:rPrChange>
        </w:rPr>
        <w:pPrChange w:id="708" w:author="Chen, Yongkai" w:date="2025-03-17T11:05:00Z" w16du:dateUtc="2025-03-17T03:05:00Z">
          <w:pPr>
            <w:pStyle w:val="Bibliography"/>
          </w:pPr>
        </w:pPrChange>
      </w:pPr>
      <w:del w:id="709" w:author="Yongkai Chen" w:date="2025-03-16T10:52:00Z" w16du:dateUtc="2025-03-16T02:52:00Z">
        <w:r w:rsidRPr="00A068EB" w:rsidDel="00A068EB">
          <w:rPr>
            <w:rPrChange w:id="710" w:author="Yongkai Chen" w:date="2025-03-16T10:52:00Z" w16du:dateUtc="2025-03-16T02:52:00Z">
              <w:rPr>
                <w:kern w:val="0"/>
                <w:sz w:val="24"/>
              </w:rPr>
            </w:rPrChange>
          </w:rPr>
          <w:delText>[44]</w:delText>
        </w:r>
        <w:r w:rsidRPr="00A068EB" w:rsidDel="00A068EB">
          <w:rPr>
            <w:rPrChange w:id="711" w:author="Yongkai Chen" w:date="2025-03-16T10:52:00Z" w16du:dateUtc="2025-03-16T02:52:00Z">
              <w:rPr>
                <w:kern w:val="0"/>
                <w:sz w:val="24"/>
              </w:rPr>
            </w:rPrChange>
          </w:rPr>
          <w:tab/>
          <w:delText>Wang Y, Gao Z. Roughness effects on compressible turbulent boundary layers under different Mach numbers and wall temperature conditions[J]. Physics of Fluids, 2024, 36(2): 025144.</w:delText>
        </w:r>
      </w:del>
    </w:p>
    <w:p w14:paraId="3F88A2AF" w14:textId="4F166A75" w:rsidR="00E0373E" w:rsidRPr="00A068EB" w:rsidDel="00A068EB" w:rsidRDefault="00E0373E" w:rsidP="00EB09B6">
      <w:pPr>
        <w:pStyle w:val="Bibliography"/>
        <w:ind w:left="0" w:firstLine="0"/>
        <w:rPr>
          <w:del w:id="712" w:author="Yongkai Chen" w:date="2025-03-16T10:52:00Z" w16du:dateUtc="2025-03-16T02:52:00Z"/>
          <w:rPrChange w:id="713" w:author="Yongkai Chen" w:date="2025-03-16T10:52:00Z" w16du:dateUtc="2025-03-16T02:52:00Z">
            <w:rPr>
              <w:del w:id="714" w:author="Yongkai Chen" w:date="2025-03-16T10:52:00Z" w16du:dateUtc="2025-03-16T02:52:00Z"/>
              <w:kern w:val="0"/>
              <w:sz w:val="24"/>
            </w:rPr>
          </w:rPrChange>
        </w:rPr>
        <w:pPrChange w:id="715" w:author="Chen, Yongkai" w:date="2025-03-17T11:05:00Z" w16du:dateUtc="2025-03-17T03:05:00Z">
          <w:pPr>
            <w:pStyle w:val="Bibliography"/>
          </w:pPr>
        </w:pPrChange>
      </w:pPr>
      <w:del w:id="716" w:author="Yongkai Chen" w:date="2025-03-16T10:52:00Z" w16du:dateUtc="2025-03-16T02:52:00Z">
        <w:r w:rsidRPr="00A068EB" w:rsidDel="00A068EB">
          <w:rPr>
            <w:rPrChange w:id="717" w:author="Yongkai Chen" w:date="2025-03-16T10:52:00Z" w16du:dateUtc="2025-03-16T02:52:00Z">
              <w:rPr>
                <w:kern w:val="0"/>
                <w:sz w:val="24"/>
              </w:rPr>
            </w:rPrChange>
          </w:rPr>
          <w:delText>[45]</w:delText>
        </w:r>
        <w:r w:rsidRPr="00A068EB" w:rsidDel="00A068EB">
          <w:rPr>
            <w:rPrChange w:id="718" w:author="Yongkai Chen" w:date="2025-03-16T10:52:00Z" w16du:dateUtc="2025-03-16T02:52:00Z">
              <w:rPr>
                <w:kern w:val="0"/>
                <w:sz w:val="24"/>
              </w:rPr>
            </w:rPrChange>
          </w:rPr>
          <w:tab/>
          <w:delText>Yu M, Zhou Q, Dong S, Yuan X, Xu C. Compressibility effects in supersonic and hypersonic turbulent boundary layers subject to wall disturbances[J]. Journal of Fluid Mechanics, 2023, 972: A32.</w:delText>
        </w:r>
      </w:del>
    </w:p>
    <w:p w14:paraId="5D36745C" w14:textId="77D5F8B9" w:rsidR="007E16C3" w:rsidRDefault="00095CB7" w:rsidP="00EB09B6">
      <w:pPr>
        <w:pStyle w:val="Bibliography"/>
        <w:ind w:left="0" w:firstLine="0"/>
        <w:rPr>
          <w:bCs/>
          <w:sz w:val="24"/>
        </w:rPr>
        <w:pPrChange w:id="719" w:author="Chen, Yongkai" w:date="2025-03-17T11:05:00Z" w16du:dateUtc="2025-03-17T03:05:00Z">
          <w:pPr>
            <w:pStyle w:val="Bibliography"/>
          </w:pPr>
        </w:pPrChange>
      </w:pPr>
      <w:r>
        <w:rPr>
          <w:bCs/>
          <w:sz w:val="24"/>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662B9E77"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6D6D5D4B">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27E5C8BE" w:rsidR="004B0B6D" w:rsidRDefault="00EB6D75" w:rsidP="004B0B6D">
                            <w:pPr>
                              <w:pStyle w:val="Caption"/>
                              <w:spacing w:line="240" w:lineRule="auto"/>
                              <w:ind w:firstLineChars="0" w:firstLine="0"/>
                              <w:jc w:val="center"/>
                              <w:rPr>
                                <w:b/>
                                <w:bCs/>
                                <w:i w:val="0"/>
                                <w:iCs w:val="0"/>
                              </w:rPr>
                            </w:pPr>
                            <w:permStart w:id="93924814" w:edGrp="everyone"/>
                            <w:del w:id="720" w:author="Yongkai Chen" w:date="2025-03-16T16:06:00Z" w16du:dateUtc="2025-03-16T08:06:00Z">
                              <w:r w:rsidDel="00C76883">
                                <w:rPr>
                                  <w:b/>
                                  <w:bCs/>
                                  <w:i w:val="0"/>
                                  <w:iCs w:val="0"/>
                                  <w:noProof/>
                                </w:rPr>
                                <w:drawing>
                                  <wp:inline distT="0" distB="0" distL="0" distR="0" wp14:anchorId="67EC0BB8" wp14:editId="4B1871A3">
                                    <wp:extent cx="4669155" cy="1151890"/>
                                    <wp:effectExtent l="0" t="0" r="0" b="0"/>
                                    <wp:docPr id="524796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155" cy="1151890"/>
                                            </a:xfrm>
                                            <a:prstGeom prst="rect">
                                              <a:avLst/>
                                            </a:prstGeom>
                                            <a:noFill/>
                                            <a:ln>
                                              <a:noFill/>
                                            </a:ln>
                                          </pic:spPr>
                                        </pic:pic>
                                      </a:graphicData>
                                    </a:graphic>
                                  </wp:inline>
                                </w:drawing>
                              </w:r>
                            </w:del>
                            <w:ins w:id="721" w:author="Yongkai Chen" w:date="2025-03-16T16:06:00Z" w16du:dateUtc="2025-03-16T08:06:00Z">
                              <w:r w:rsidR="00C76883">
                                <w:rPr>
                                  <w:rFonts w:hint="eastAsia"/>
                                  <w:b/>
                                  <w:bCs/>
                                  <w:i w:val="0"/>
                                  <w:iCs w:val="0"/>
                                  <w:noProof/>
                                </w:rPr>
                                <w:drawing>
                                  <wp:inline distT="0" distB="0" distL="0" distR="0" wp14:anchorId="52AAD16C" wp14:editId="740967F3">
                                    <wp:extent cx="4668520" cy="1154430"/>
                                    <wp:effectExtent l="0" t="0" r="0" b="7620"/>
                                    <wp:docPr id="5745450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8520" cy="1154430"/>
                                            </a:xfrm>
                                            <a:prstGeom prst="rect">
                                              <a:avLst/>
                                            </a:prstGeom>
                                            <a:noFill/>
                                            <a:ln>
                                              <a:noFill/>
                                            </a:ln>
                                          </pic:spPr>
                                        </pic:pic>
                                      </a:graphicData>
                                    </a:graphic>
                                  </wp:inline>
                                </w:drawing>
                              </w:r>
                            </w:ins>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27E5C8BE" w:rsidR="004B0B6D" w:rsidRDefault="00EB6D75" w:rsidP="004B0B6D">
                      <w:pPr>
                        <w:pStyle w:val="Caption"/>
                        <w:spacing w:line="240" w:lineRule="auto"/>
                        <w:ind w:firstLineChars="0" w:firstLine="0"/>
                        <w:jc w:val="center"/>
                        <w:rPr>
                          <w:b/>
                          <w:bCs/>
                          <w:i w:val="0"/>
                          <w:iCs w:val="0"/>
                        </w:rPr>
                      </w:pPr>
                      <w:permStart w:id="93924814" w:edGrp="everyone"/>
                      <w:del w:id="722" w:author="Yongkai Chen" w:date="2025-03-16T16:06:00Z" w16du:dateUtc="2025-03-16T08:06:00Z">
                        <w:r w:rsidDel="00C76883">
                          <w:rPr>
                            <w:b/>
                            <w:bCs/>
                            <w:i w:val="0"/>
                            <w:iCs w:val="0"/>
                            <w:noProof/>
                          </w:rPr>
                          <w:drawing>
                            <wp:inline distT="0" distB="0" distL="0" distR="0" wp14:anchorId="67EC0BB8" wp14:editId="4B1871A3">
                              <wp:extent cx="4669155" cy="1151890"/>
                              <wp:effectExtent l="0" t="0" r="0" b="0"/>
                              <wp:docPr id="524796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155" cy="1151890"/>
                                      </a:xfrm>
                                      <a:prstGeom prst="rect">
                                        <a:avLst/>
                                      </a:prstGeom>
                                      <a:noFill/>
                                      <a:ln>
                                        <a:noFill/>
                                      </a:ln>
                                    </pic:spPr>
                                  </pic:pic>
                                </a:graphicData>
                              </a:graphic>
                            </wp:inline>
                          </w:drawing>
                        </w:r>
                      </w:del>
                      <w:ins w:id="723" w:author="Yongkai Chen" w:date="2025-03-16T16:06:00Z" w16du:dateUtc="2025-03-16T08:06:00Z">
                        <w:r w:rsidR="00C76883">
                          <w:rPr>
                            <w:rFonts w:hint="eastAsia"/>
                            <w:b/>
                            <w:bCs/>
                            <w:i w:val="0"/>
                            <w:iCs w:val="0"/>
                            <w:noProof/>
                          </w:rPr>
                          <w:drawing>
                            <wp:inline distT="0" distB="0" distL="0" distR="0" wp14:anchorId="52AAD16C" wp14:editId="740967F3">
                              <wp:extent cx="4668520" cy="1154430"/>
                              <wp:effectExtent l="0" t="0" r="0" b="7620"/>
                              <wp:docPr id="5745450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8520" cy="1154430"/>
                                      </a:xfrm>
                                      <a:prstGeom prst="rect">
                                        <a:avLst/>
                                      </a:prstGeom>
                                      <a:noFill/>
                                      <a:ln>
                                        <a:noFill/>
                                      </a:ln>
                                    </pic:spPr>
                                  </pic:pic>
                                </a:graphicData>
                              </a:graphic>
                            </wp:inline>
                          </w:drawing>
                        </w:r>
                      </w:ins>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w:t>
      </w:r>
      <w:r w:rsidR="007D52E5">
        <w:rPr>
          <w:rFonts w:hint="eastAsia"/>
        </w:rPr>
        <w:t>分为三个部分，</w:t>
      </w:r>
      <w:r w:rsidR="0092559C">
        <w:rPr>
          <w:rFonts w:hint="eastAsia"/>
        </w:rPr>
        <w:t>如图</w:t>
      </w:r>
      <w:r w:rsidR="0092559C">
        <w:rPr>
          <w:rFonts w:hint="eastAsia"/>
        </w:rPr>
        <w:t>1</w:t>
      </w:r>
      <w:r w:rsidR="0092559C">
        <w:rPr>
          <w:rFonts w:hint="eastAsia"/>
        </w:rPr>
        <w:t>所示</w:t>
      </w:r>
      <w:r w:rsidR="0002453D">
        <w:rPr>
          <w:rFonts w:hint="eastAsia"/>
        </w:rPr>
        <w:t>。首先，</w:t>
      </w:r>
      <w:r w:rsidR="00C77BDA">
        <w:rPr>
          <w:rFonts w:hint="eastAsia"/>
        </w:rPr>
        <w:t>生成</w:t>
      </w:r>
      <w:r w:rsidR="00D24C72">
        <w:rPr>
          <w:rFonts w:hint="eastAsia"/>
        </w:rPr>
        <w:t>各向异性粗糙壁外形，</w:t>
      </w:r>
      <w:r w:rsidR="00E81DBD">
        <w:rPr>
          <w:rFonts w:hint="eastAsia"/>
        </w:rPr>
        <w:t>提取几何拓扑特征</w:t>
      </w:r>
      <w:r w:rsidR="002C732C">
        <w:rPr>
          <w:rFonts w:hint="eastAsia"/>
        </w:rPr>
        <w:t>并</w:t>
      </w:r>
      <w:r w:rsidR="00E81DBD">
        <w:rPr>
          <w:rFonts w:hint="eastAsia"/>
        </w:rPr>
        <w:t>构建对应的图神经网络（</w:t>
      </w:r>
      <w:r w:rsidR="00E81DBD">
        <w:rPr>
          <w:rFonts w:hint="eastAsia"/>
        </w:rPr>
        <w:t>GNN</w:t>
      </w:r>
      <w:r w:rsidR="00E81DBD">
        <w:rPr>
          <w:rFonts w:hint="eastAsia"/>
        </w:rPr>
        <w:t>）。其次，</w:t>
      </w:r>
      <w:r w:rsidR="00B34642">
        <w:rPr>
          <w:rFonts w:hint="eastAsia"/>
        </w:rPr>
        <w:t>生成高超声速比湍流高精度数据库，</w:t>
      </w:r>
      <w:r w:rsidR="00E81DBD">
        <w:rPr>
          <w:rFonts w:hint="eastAsia"/>
        </w:rPr>
        <w:t>基于</w:t>
      </w:r>
      <w:r w:rsidR="00E81DBD">
        <w:rPr>
          <w:rFonts w:hint="eastAsia"/>
        </w:rPr>
        <w:t>GNN</w:t>
      </w:r>
      <w:r w:rsidR="00F10CBE">
        <w:rPr>
          <w:rFonts w:hint="eastAsia"/>
        </w:rPr>
        <w:t>和生成式</w:t>
      </w:r>
      <w:r w:rsidR="00F10CBE">
        <w:rPr>
          <w:rFonts w:hint="eastAsia"/>
        </w:rPr>
        <w:t>AI</w:t>
      </w:r>
      <w:ins w:id="724" w:author="Yongkai Chen" w:date="2025-03-16T15:47:00Z" w16du:dateUtc="2025-03-16T07:47:00Z">
        <w:r w:rsidR="00026F40">
          <w:rPr>
            <w:rFonts w:hint="eastAsia"/>
          </w:rPr>
          <w:t>框架</w:t>
        </w:r>
      </w:ins>
      <w:del w:id="725" w:author="Yongkai Chen" w:date="2025-03-16T15:47:00Z" w16du:dateUtc="2025-03-16T07:47:00Z">
        <w:r w:rsidR="00F10CBE" w:rsidDel="00026F40">
          <w:rPr>
            <w:rFonts w:hint="eastAsia"/>
          </w:rPr>
          <w:delText>方法</w:delText>
        </w:r>
      </w:del>
      <w:r w:rsidR="00B867C2" w:rsidRPr="00B867C2">
        <w:rPr>
          <w:rFonts w:hint="eastAsia"/>
        </w:rPr>
        <w:t>构建</w:t>
      </w:r>
      <w:r w:rsidR="00E81DBD">
        <w:rPr>
          <w:rFonts w:hint="eastAsia"/>
        </w:rPr>
        <w:t>节点空间可变</w:t>
      </w:r>
      <w:r w:rsidR="00AA026E">
        <w:rPr>
          <w:rFonts w:hint="eastAsia"/>
        </w:rPr>
        <w:t>泛化</w:t>
      </w:r>
      <w:r w:rsidR="00E81DBD">
        <w:rPr>
          <w:rFonts w:hint="eastAsia"/>
        </w:rPr>
        <w:t>阻抗</w:t>
      </w:r>
      <w:r w:rsidR="00F10CBE">
        <w:rPr>
          <w:rFonts w:hint="eastAsia"/>
        </w:rPr>
        <w:t>，利用</w:t>
      </w:r>
      <w:r w:rsidR="00B867C2" w:rsidRPr="00B867C2">
        <w:rPr>
          <w:rFonts w:hint="eastAsia"/>
        </w:rPr>
        <w:t>时域阻抗边界条件</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4053EC">
        <w:rPr>
          <w:rFonts w:hint="eastAsia"/>
        </w:rPr>
        <w:t>。最后，利用所发展的模拟方法</w:t>
      </w:r>
      <w:r w:rsidR="00793BBF">
        <w:rPr>
          <w:rFonts w:hint="eastAsia"/>
        </w:rPr>
        <w:t>扩展数据库</w:t>
      </w:r>
      <w:r w:rsidR="00C85112">
        <w:rPr>
          <w:rFonts w:hint="eastAsia"/>
        </w:rPr>
        <w:t>，</w:t>
      </w:r>
      <w:r w:rsidR="00F906C3">
        <w:rPr>
          <w:rFonts w:hint="eastAsia"/>
        </w:rPr>
        <w:t>并探究</w:t>
      </w:r>
      <w:r w:rsidR="001D224A">
        <w:rPr>
          <w:rFonts w:hint="eastAsia"/>
        </w:rPr>
        <w:t>可压缩效应</w:t>
      </w:r>
      <w:r w:rsidR="00F906C3">
        <w:rPr>
          <w:rFonts w:hint="eastAsia"/>
        </w:rPr>
        <w:t>对粗糙壁湍流</w:t>
      </w:r>
      <w:r w:rsidR="00B760FE">
        <w:rPr>
          <w:rFonts w:hint="eastAsia"/>
        </w:rPr>
        <w:t>拟序结构和壁面压力、热流等物理量</w:t>
      </w:r>
      <w:r w:rsidR="00F906C3">
        <w:rPr>
          <w:rFonts w:hint="eastAsia"/>
        </w:rPr>
        <w:t>的影响</w:t>
      </w:r>
      <w:r w:rsidR="00D16EA5">
        <w:rPr>
          <w:rFonts w:hint="eastAsia"/>
        </w:rPr>
        <w:t>。</w:t>
      </w:r>
      <w:r w:rsidR="00492F83" w:rsidRPr="00B15947">
        <w:rPr>
          <w:rFonts w:hint="eastAsia"/>
        </w:rPr>
        <w:t>具体的研究内容分解如下：</w:t>
      </w:r>
    </w:p>
    <w:p w14:paraId="67F30042" w14:textId="1D3B9849" w:rsidR="00492F83" w:rsidRPr="001413A7" w:rsidRDefault="00685ABC" w:rsidP="00492F83">
      <w:pPr>
        <w:pStyle w:val="main"/>
        <w:numPr>
          <w:ilvl w:val="0"/>
          <w:numId w:val="1"/>
        </w:numPr>
        <w:spacing w:after="156"/>
        <w:ind w:firstLineChars="0"/>
        <w:rPr>
          <w:b/>
          <w:bCs w:val="0"/>
        </w:rPr>
      </w:pPr>
      <w:r>
        <w:rPr>
          <w:rFonts w:hint="eastAsia"/>
          <w:b/>
          <w:bCs w:val="0"/>
        </w:rPr>
        <w:t>构建</w:t>
      </w:r>
      <w:bookmarkStart w:id="726" w:name="OLE_LINK3"/>
      <w:r w:rsidR="00D96B80">
        <w:rPr>
          <w:rFonts w:hint="eastAsia"/>
          <w:b/>
          <w:bCs w:val="0"/>
        </w:rPr>
        <w:t>含</w:t>
      </w:r>
      <w:r w:rsidR="00197830">
        <w:rPr>
          <w:rFonts w:hint="eastAsia"/>
          <w:b/>
          <w:bCs w:val="0"/>
        </w:rPr>
        <w:t>各向异性粗糙</w:t>
      </w:r>
      <w:r w:rsidR="00D96B80">
        <w:rPr>
          <w:rFonts w:hint="eastAsia"/>
          <w:b/>
          <w:bCs w:val="0"/>
        </w:rPr>
        <w:t>元特征的</w:t>
      </w:r>
      <w:r w:rsidR="00197830">
        <w:rPr>
          <w:rFonts w:hint="eastAsia"/>
          <w:b/>
          <w:bCs w:val="0"/>
        </w:rPr>
        <w:t>图神</w:t>
      </w:r>
      <w:bookmarkEnd w:id="726"/>
      <w:r w:rsidR="00197830">
        <w:rPr>
          <w:rFonts w:hint="eastAsia"/>
          <w:b/>
          <w:bCs w:val="0"/>
        </w:rPr>
        <w:t>经网络</w:t>
      </w:r>
    </w:p>
    <w:p w14:paraId="38566205" w14:textId="6968A39A" w:rsidR="00CF223A" w:rsidRDefault="00FF0EA2" w:rsidP="00486B8F">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7A6D49">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w:t>
      </w:r>
      <w:r w:rsidR="00A1618C">
        <w:rPr>
          <w:rFonts w:ascii="Times New Roman Bold" w:hAnsi="Times New Roman Bold" w:cs="KaiTi_GB2312" w:hint="eastAsia"/>
          <w:bCs/>
          <w:sz w:val="24"/>
          <w:szCs w:val="32"/>
        </w:rPr>
        <w:t>定义粗糙壁参考平面，</w:t>
      </w:r>
      <w:r w:rsidR="00F600D5">
        <w:rPr>
          <w:rFonts w:ascii="Times New Roman Bold" w:hAnsi="Times New Roman Bold" w:cs="KaiTi_GB2312" w:hint="eastAsia"/>
          <w:bCs/>
          <w:sz w:val="24"/>
          <w:szCs w:val="32"/>
        </w:rPr>
        <w:t>其</w:t>
      </w:r>
      <w:r w:rsidR="00A1618C">
        <w:rPr>
          <w:rFonts w:ascii="Times New Roman Bold" w:hAnsi="Times New Roman Bold" w:cs="KaiTi_GB2312" w:hint="eastAsia"/>
          <w:bCs/>
          <w:sz w:val="24"/>
          <w:szCs w:val="32"/>
        </w:rPr>
        <w:t>以下区域视为孔隙</w:t>
      </w:r>
      <w:r w:rsidR="00C775AC">
        <w:rPr>
          <w:rFonts w:ascii="Times New Roman Bold" w:hAnsi="Times New Roman Bold" w:cs="KaiTi_GB2312" w:hint="eastAsia"/>
          <w:bCs/>
          <w:sz w:val="24"/>
          <w:szCs w:val="32"/>
        </w:rPr>
        <w:t>。</w:t>
      </w:r>
      <w:r w:rsidR="0096760F">
        <w:rPr>
          <w:rFonts w:ascii="Times New Roman Bold" w:hAnsi="Times New Roman Bold" w:cs="KaiTi_GB2312" w:hint="eastAsia"/>
          <w:bCs/>
          <w:sz w:val="24"/>
          <w:szCs w:val="32"/>
        </w:rPr>
        <w:t>基于</w:t>
      </w:r>
      <w:r w:rsidR="00B80838">
        <w:rPr>
          <w:rFonts w:ascii="Times New Roman Bold" w:hAnsi="Times New Roman Bold" w:cs="KaiTi_GB2312" w:hint="eastAsia"/>
          <w:bCs/>
          <w:sz w:val="24"/>
          <w:szCs w:val="32"/>
        </w:rPr>
        <w:t>孔隙网络建模（</w:t>
      </w:r>
      <w:r w:rsidR="00B80838" w:rsidRPr="00E548F0">
        <w:rPr>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5614EA">
        <w:rPr>
          <w:rFonts w:ascii="Times New Roman Bold" w:hAnsi="Times New Roman Bold" w:cs="KaiTi_GB2312" w:hint="eastAsia"/>
          <w:bCs/>
          <w:sz w:val="24"/>
          <w:szCs w:val="32"/>
        </w:rPr>
        <w:t>分为节点与边</w:t>
      </w:r>
      <w:ins w:id="727" w:author="Yongkai Chen" w:date="2025-03-16T15:47:00Z" w16du:dateUtc="2025-03-16T07:47:00Z">
        <w:r w:rsidR="006429F3">
          <w:rPr>
            <w:rFonts w:ascii="Times New Roman Bold" w:hAnsi="Times New Roman Bold" w:cs="KaiTi_GB2312" w:hint="eastAsia"/>
            <w:bCs/>
            <w:sz w:val="24"/>
            <w:szCs w:val="32"/>
          </w:rPr>
          <w:t>两大类，形成图</w:t>
        </w:r>
      </w:ins>
      <w:ins w:id="728" w:author="Yongkai Chen" w:date="2025-03-16T15:48:00Z" w16du:dateUtc="2025-03-16T07:48:00Z">
        <w:r w:rsidR="006429F3">
          <w:rPr>
            <w:rFonts w:ascii="Times New Roman Bold" w:hAnsi="Times New Roman Bold" w:cs="KaiTi_GB2312" w:hint="eastAsia"/>
            <w:bCs/>
            <w:sz w:val="24"/>
            <w:szCs w:val="32"/>
          </w:rPr>
          <w:t>拓扑结构并构建</w:t>
        </w:r>
      </w:ins>
      <w:del w:id="729" w:author="Yongkai Chen" w:date="2025-03-16T15:48:00Z" w16du:dateUtc="2025-03-16T07:48:00Z">
        <w:r w:rsidR="00031A96" w:rsidDel="006429F3">
          <w:rPr>
            <w:rFonts w:ascii="Times New Roman Bold" w:hAnsi="Times New Roman Bold" w:cs="KaiTi_GB2312" w:hint="eastAsia"/>
            <w:bCs/>
            <w:sz w:val="24"/>
            <w:szCs w:val="32"/>
          </w:rPr>
          <w:delText>并</w:delText>
        </w:r>
        <w:r w:rsidR="005614EA" w:rsidDel="006429F3">
          <w:rPr>
            <w:rFonts w:ascii="Times New Roman Bold" w:hAnsi="Times New Roman Bold" w:cs="KaiTi_GB2312" w:hint="eastAsia"/>
            <w:bCs/>
            <w:sz w:val="24"/>
            <w:szCs w:val="32"/>
          </w:rPr>
          <w:delText>映射</w:delText>
        </w:r>
      </w:del>
      <w:ins w:id="730" w:author="Yongkai Chen" w:date="2025-03-16T15:48:00Z" w16du:dateUtc="2025-03-16T07:48:00Z">
        <w:r w:rsidR="006429F3">
          <w:rPr>
            <w:rFonts w:ascii="Times New Roman Bold" w:hAnsi="Times New Roman Bold" w:cs="KaiTi_GB2312" w:hint="eastAsia"/>
            <w:bCs/>
            <w:sz w:val="24"/>
            <w:szCs w:val="32"/>
          </w:rPr>
          <w:t>相应的</w:t>
        </w:r>
      </w:ins>
      <w:del w:id="731" w:author="Yongkai Chen" w:date="2025-03-16T15:48:00Z" w16du:dateUtc="2025-03-16T07:48:00Z">
        <w:r w:rsidR="005614EA" w:rsidDel="006429F3">
          <w:rPr>
            <w:rFonts w:ascii="Times New Roman Bold" w:hAnsi="Times New Roman Bold" w:cs="KaiTi_GB2312" w:hint="eastAsia"/>
            <w:bCs/>
            <w:sz w:val="24"/>
            <w:szCs w:val="32"/>
          </w:rPr>
          <w:delText>至</w:delText>
        </w:r>
      </w:del>
      <w:r w:rsidR="00706022">
        <w:rPr>
          <w:rFonts w:hint="eastAsia"/>
          <w:bCs/>
          <w:sz w:val="24"/>
          <w:szCs w:val="32"/>
        </w:rPr>
        <w:t>图神经网络</w:t>
      </w:r>
      <w:ins w:id="732" w:author="Yongkai Chen" w:date="2025-03-16T15:48:00Z" w16du:dateUtc="2025-03-16T07:48:00Z">
        <w:r w:rsidR="006429F3">
          <w:rPr>
            <w:rFonts w:hint="eastAsia"/>
            <w:bCs/>
            <w:sz w:val="24"/>
            <w:szCs w:val="32"/>
          </w:rPr>
          <w:t>（</w:t>
        </w:r>
        <w:r w:rsidR="006429F3">
          <w:rPr>
            <w:rFonts w:hint="eastAsia"/>
            <w:bCs/>
            <w:sz w:val="24"/>
            <w:szCs w:val="32"/>
          </w:rPr>
          <w:t>GNN</w:t>
        </w:r>
        <w:r w:rsidR="006429F3">
          <w:rPr>
            <w:rFonts w:hint="eastAsia"/>
            <w:bCs/>
            <w:sz w:val="24"/>
            <w:szCs w:val="32"/>
          </w:rPr>
          <w:t>）</w:t>
        </w:r>
      </w:ins>
      <w:r w:rsidR="00E114E8">
        <w:rPr>
          <w:rFonts w:ascii="Times New Roman Bold" w:hAnsi="Times New Roman Bold" w:cs="KaiTi_GB2312" w:hint="eastAsia"/>
          <w:bCs/>
          <w:sz w:val="24"/>
          <w:szCs w:val="32"/>
        </w:rPr>
        <w:t>。</w:t>
      </w:r>
      <w:r w:rsidR="005A0ADA">
        <w:rPr>
          <w:rFonts w:ascii="Times New Roman Bold" w:hAnsi="Times New Roman Bold" w:cs="KaiTi_GB2312" w:hint="eastAsia"/>
          <w:bCs/>
          <w:sz w:val="24"/>
          <w:szCs w:val="32"/>
        </w:rPr>
        <w:t>定义</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2B4F62">
        <w:rPr>
          <w:rFonts w:ascii="Times New Roman Bold" w:hAnsi="Times New Roman Bold" w:cs="KaiTi_GB2312" w:hint="eastAsia"/>
          <w:bCs/>
          <w:sz w:val="24"/>
          <w:szCs w:val="32"/>
        </w:rPr>
        <w:t>，</w:t>
      </w:r>
      <w:r w:rsidR="00AC45EE">
        <w:rPr>
          <w:rFonts w:ascii="Times New Roman Bold" w:hAnsi="Times New Roman Bold" w:cs="KaiTi_GB2312" w:hint="eastAsia"/>
          <w:bCs/>
          <w:sz w:val="24"/>
          <w:szCs w:val="32"/>
        </w:rPr>
        <w:t>对网络进行轻量化、优化处理</w:t>
      </w:r>
      <w:r w:rsidR="00C4753A">
        <w:rPr>
          <w:rFonts w:ascii="Times New Roman Bold" w:hAnsi="Times New Roman Bold" w:cs="KaiTi_GB2312" w:hint="eastAsia"/>
          <w:bCs/>
          <w:sz w:val="24"/>
          <w:szCs w:val="32"/>
        </w:rPr>
        <w:t>。</w:t>
      </w:r>
    </w:p>
    <w:p w14:paraId="5816C349" w14:textId="7897F22C" w:rsidR="00492F83" w:rsidRPr="00DA527D" w:rsidRDefault="00CF223A" w:rsidP="00CF223A">
      <w:pPr>
        <w:pStyle w:val="main"/>
        <w:numPr>
          <w:ilvl w:val="0"/>
          <w:numId w:val="1"/>
        </w:numPr>
        <w:spacing w:after="156"/>
        <w:ind w:firstLineChars="0"/>
        <w:rPr>
          <w:b/>
          <w:bCs w:val="0"/>
        </w:rPr>
      </w:pPr>
      <w:del w:id="733" w:author="Yongkai Chen" w:date="2025-03-16T15:48:00Z" w16du:dateUtc="2025-03-16T07:48:00Z">
        <w:r w:rsidDel="00FB787D">
          <w:rPr>
            <w:rFonts w:hint="eastAsia"/>
            <w:b/>
            <w:bCs w:val="0"/>
          </w:rPr>
          <w:delText>构建</w:delText>
        </w:r>
      </w:del>
      <w:r w:rsidR="00A26A9C">
        <w:rPr>
          <w:rFonts w:hint="eastAsia"/>
          <w:b/>
          <w:bCs w:val="0"/>
        </w:rPr>
        <w:t>基于生成式</w:t>
      </w:r>
      <w:r w:rsidR="00A26A9C">
        <w:rPr>
          <w:rFonts w:hint="eastAsia"/>
          <w:b/>
          <w:bCs w:val="0"/>
        </w:rPr>
        <w:t>AI</w:t>
      </w:r>
      <w:ins w:id="734" w:author="Yongkai Chen" w:date="2025-03-16T15:48:00Z" w16du:dateUtc="2025-03-16T07:48:00Z">
        <w:r w:rsidR="00FB787D">
          <w:rPr>
            <w:rFonts w:hint="eastAsia"/>
            <w:b/>
            <w:bCs w:val="0"/>
          </w:rPr>
          <w:t>框架构建</w:t>
        </w:r>
      </w:ins>
      <w:del w:id="735" w:author="Yongkai Chen" w:date="2025-03-16T15:48:00Z" w16du:dateUtc="2025-03-16T07:48:00Z">
        <w:r w:rsidR="00A26A9C" w:rsidDel="00FB787D">
          <w:rPr>
            <w:rFonts w:hint="eastAsia"/>
            <w:b/>
            <w:bCs w:val="0"/>
          </w:rPr>
          <w:delText>的</w:delText>
        </w:r>
      </w:del>
      <w:ins w:id="736" w:author="Yongkai Chen" w:date="2025-03-16T15:48:00Z" w16du:dateUtc="2025-03-16T07:48:00Z">
        <w:r w:rsidR="00FB787D">
          <w:rPr>
            <w:rFonts w:hint="eastAsia"/>
            <w:b/>
            <w:bCs w:val="0"/>
          </w:rPr>
          <w:t>泛化</w:t>
        </w:r>
      </w:ins>
      <w:r w:rsidR="00A26A9C">
        <w:rPr>
          <w:rFonts w:hint="eastAsia"/>
          <w:b/>
          <w:bCs w:val="0"/>
        </w:rPr>
        <w:t>阻抗</w:t>
      </w:r>
      <w:ins w:id="737" w:author="Yongkai Chen" w:date="2025-03-16T15:49:00Z" w16du:dateUtc="2025-03-16T07:49:00Z">
        <w:r w:rsidR="00FB787D">
          <w:rPr>
            <w:rFonts w:hint="eastAsia"/>
            <w:b/>
            <w:bCs w:val="0"/>
          </w:rPr>
          <w:t>并形成</w:t>
        </w:r>
      </w:ins>
      <w:del w:id="738" w:author="Yongkai Chen" w:date="2025-03-16T15:49:00Z" w16du:dateUtc="2025-03-16T07:49:00Z">
        <w:r w:rsidR="00DC6BA0" w:rsidDel="00FB787D">
          <w:rPr>
            <w:rFonts w:hint="eastAsia"/>
            <w:b/>
            <w:bCs w:val="0"/>
          </w:rPr>
          <w:delText>的高超声速</w:delText>
        </w:r>
        <w:r w:rsidR="002778BA" w:rsidDel="00FB787D">
          <w:rPr>
            <w:rFonts w:hint="eastAsia"/>
            <w:b/>
            <w:bCs w:val="0"/>
          </w:rPr>
          <w:delText>粗糙壁</w:delText>
        </w:r>
        <w:r w:rsidR="00FC20C3" w:rsidRPr="004B6795" w:rsidDel="00FB787D">
          <w:rPr>
            <w:rFonts w:hint="eastAsia"/>
            <w:b/>
            <w:bCs w:val="0"/>
          </w:rPr>
          <w:delText>湍流</w:delText>
        </w:r>
      </w:del>
      <w:r w:rsidR="00FC20C3">
        <w:rPr>
          <w:rFonts w:hint="eastAsia"/>
          <w:b/>
          <w:bCs w:val="0"/>
        </w:rPr>
        <w:t>简化模拟方法</w:t>
      </w:r>
    </w:p>
    <w:p w14:paraId="4D526745" w14:textId="3EDBAE7E" w:rsidR="009E14FC" w:rsidRDefault="00492F83" w:rsidP="00DB0804">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sidRPr="00CF1A4B">
        <w:rPr>
          <w:bCs/>
          <w:sz w:val="24"/>
          <w:szCs w:val="32"/>
        </w:rPr>
        <w:t>1</w:t>
      </w:r>
      <w:r w:rsidR="00AA2340" w:rsidRPr="00CF1A4B">
        <w:rPr>
          <w:rFonts w:ascii="Times New Roman Bold" w:hAnsi="Times New Roman Bold" w:cs="KaiTi_GB2312" w:hint="eastAsia"/>
          <w:b/>
          <w:sz w:val="24"/>
          <w:szCs w:val="32"/>
        </w:rPr>
        <w:t>）</w:t>
      </w:r>
      <w:r w:rsidR="000333E5">
        <w:rPr>
          <w:rFonts w:ascii="Times New Roman Bold" w:hAnsi="Times New Roman Bold" w:cs="KaiTi_GB2312" w:hint="eastAsia"/>
          <w:bCs/>
          <w:sz w:val="24"/>
          <w:szCs w:val="32"/>
        </w:rPr>
        <w:t>所构建的</w:t>
      </w:r>
      <w:r w:rsidR="00A004BA" w:rsidRPr="00C75F40">
        <w:rPr>
          <w:rFonts w:hint="eastAsia"/>
          <w:bCs/>
          <w:sz w:val="24"/>
          <w:szCs w:val="32"/>
        </w:rPr>
        <w:t>GNN</w:t>
      </w:r>
      <w:r w:rsidRPr="004E2A23">
        <w:rPr>
          <w:rFonts w:ascii="Times New Roman Bold" w:hAnsi="Times New Roman Bold" w:cs="KaiTi_GB2312" w:hint="eastAsia"/>
          <w:bCs/>
          <w:sz w:val="24"/>
          <w:szCs w:val="32"/>
        </w:rPr>
        <w:t>框架</w:t>
      </w:r>
      <w:r w:rsidR="00CE2ED6">
        <w:rPr>
          <w:rFonts w:ascii="Times New Roman Bold" w:hAnsi="Times New Roman Bold" w:cs="KaiTi_GB2312" w:hint="eastAsia"/>
          <w:bCs/>
          <w:sz w:val="24"/>
          <w:szCs w:val="32"/>
        </w:rPr>
        <w:t>，结合</w:t>
      </w:r>
      <w:del w:id="739" w:author="Yongkai Chen" w:date="2025-03-16T15:49:00Z" w16du:dateUtc="2025-03-16T07:49:00Z">
        <w:r w:rsidR="00CE2ED6" w:rsidRPr="00CE2ED6" w:rsidDel="00A564CF">
          <w:rPr>
            <w:bCs/>
            <w:sz w:val="24"/>
            <w:szCs w:val="32"/>
          </w:rPr>
          <w:delText>diffusion model</w:delText>
        </w:r>
        <w:r w:rsidR="00CE2ED6" w:rsidRPr="00CE2ED6" w:rsidDel="00A564CF">
          <w:rPr>
            <w:bCs/>
            <w:sz w:val="24"/>
            <w:szCs w:val="32"/>
          </w:rPr>
          <w:delText>，</w:delText>
        </w:r>
      </w:del>
      <w:ins w:id="740" w:author="Yongkai Chen" w:date="2025-03-16T15:49:00Z" w16du:dateUtc="2025-03-16T07:49:00Z">
        <w:r w:rsidR="00A564CF">
          <w:rPr>
            <w:rFonts w:hint="eastAsia"/>
            <w:bCs/>
            <w:sz w:val="24"/>
            <w:szCs w:val="32"/>
          </w:rPr>
          <w:t>T</w:t>
        </w:r>
      </w:ins>
      <w:del w:id="741" w:author="Yongkai Chen" w:date="2025-03-16T15:49:00Z" w16du:dateUtc="2025-03-16T07:49:00Z">
        <w:r w:rsidR="00CE2ED6" w:rsidRPr="00CE2ED6" w:rsidDel="00A564CF">
          <w:rPr>
            <w:bCs/>
            <w:sz w:val="24"/>
            <w:szCs w:val="32"/>
          </w:rPr>
          <w:delText>t</w:delText>
        </w:r>
      </w:del>
      <w:r w:rsidR="00CE2ED6" w:rsidRPr="00CE2ED6">
        <w:rPr>
          <w:bCs/>
          <w:sz w:val="24"/>
          <w:szCs w:val="32"/>
        </w:rPr>
        <w:t>ransformer</w:t>
      </w:r>
      <w:ins w:id="742" w:author="Yongkai Chen" w:date="2025-03-16T15:49:00Z" w16du:dateUtc="2025-03-16T07:49:00Z">
        <w:r w:rsidR="00A564CF">
          <w:rPr>
            <w:rFonts w:hint="eastAsia"/>
            <w:bCs/>
            <w:sz w:val="24"/>
            <w:szCs w:val="32"/>
          </w:rPr>
          <w:t>，扩散模型</w:t>
        </w:r>
      </w:ins>
      <w:r w:rsidR="00CE2ED6">
        <w:rPr>
          <w:rFonts w:ascii="Times New Roman Bold" w:hAnsi="Times New Roman Bold" w:cs="KaiTi_GB2312" w:hint="eastAsia"/>
          <w:bCs/>
          <w:sz w:val="24"/>
          <w:szCs w:val="32"/>
        </w:rPr>
        <w:t>等生成式</w:t>
      </w:r>
      <w:r w:rsidR="00CE2ED6" w:rsidRPr="00CE2ED6">
        <w:rPr>
          <w:rFonts w:hint="eastAsia"/>
          <w:bCs/>
          <w:sz w:val="24"/>
          <w:szCs w:val="32"/>
        </w:rPr>
        <w:t>AI</w:t>
      </w:r>
      <w:r w:rsidR="00434549">
        <w:rPr>
          <w:rFonts w:hint="eastAsia"/>
          <w:bCs/>
          <w:sz w:val="24"/>
          <w:szCs w:val="32"/>
        </w:rPr>
        <w:t>技术</w:t>
      </w:r>
      <w:r w:rsidR="00CE2ED6">
        <w:rPr>
          <w:rFonts w:ascii="Times New Roman Bold" w:hAnsi="Times New Roman Bold" w:cs="KaiTi_GB2312" w:hint="eastAsia"/>
          <w:bCs/>
          <w:sz w:val="24"/>
          <w:szCs w:val="32"/>
        </w:rPr>
        <w:t>构建</w:t>
      </w:r>
      <w:r w:rsidR="001400BF">
        <w:rPr>
          <w:rFonts w:ascii="Times New Roman Bold" w:hAnsi="Times New Roman Bold" w:cs="KaiTi_GB2312" w:hint="eastAsia"/>
          <w:bCs/>
          <w:sz w:val="24"/>
          <w:szCs w:val="32"/>
        </w:rPr>
        <w:t>网络</w:t>
      </w:r>
      <w:r w:rsidR="00CE2ED6">
        <w:rPr>
          <w:rFonts w:ascii="Times New Roman Bold" w:hAnsi="Times New Roman Bold" w:cs="KaiTi_GB2312" w:hint="eastAsia"/>
          <w:bCs/>
          <w:sz w:val="24"/>
          <w:szCs w:val="32"/>
        </w:rPr>
        <w:t>节点处的空间可变</w:t>
      </w:r>
      <w:r w:rsidR="00666DA6">
        <w:rPr>
          <w:rFonts w:ascii="Times New Roman Bold" w:hAnsi="Times New Roman Bold" w:cs="KaiTi_GB2312" w:hint="eastAsia"/>
          <w:bCs/>
          <w:sz w:val="24"/>
          <w:szCs w:val="32"/>
        </w:rPr>
        <w:t>泛化</w:t>
      </w:r>
      <w:r w:rsidR="00CE2ED6">
        <w:rPr>
          <w:rFonts w:ascii="Times New Roman Bold" w:hAnsi="Times New Roman Bold" w:cs="KaiTi_GB2312" w:hint="eastAsia"/>
          <w:bCs/>
          <w:sz w:val="24"/>
          <w:szCs w:val="32"/>
        </w:rPr>
        <w:t>阻抗</w:t>
      </w:r>
      <w:r w:rsidR="00486B8F" w:rsidRPr="004E2A23">
        <w:rPr>
          <w:rFonts w:ascii="Times New Roman Bold" w:hAnsi="Times New Roman Bold" w:cs="KaiTi_GB2312" w:hint="eastAsia"/>
          <w:bCs/>
          <w:sz w:val="24"/>
          <w:szCs w:val="32"/>
        </w:rPr>
        <w:t>，</w:t>
      </w:r>
      <w:r w:rsidR="00486B8F">
        <w:rPr>
          <w:rFonts w:ascii="Times New Roman Bold" w:hAnsi="Times New Roman Bold" w:cs="KaiTi_GB2312" w:hint="eastAsia"/>
          <w:bCs/>
          <w:sz w:val="24"/>
          <w:szCs w:val="32"/>
        </w:rPr>
        <w:t>并利用辅助微分方程法（</w:t>
      </w:r>
      <w:r w:rsidR="00486B8F" w:rsidRPr="00E548F0">
        <w:rPr>
          <w:rFonts w:hint="eastAsia"/>
          <w:bCs/>
          <w:sz w:val="24"/>
          <w:szCs w:val="32"/>
        </w:rPr>
        <w:t>ADE</w:t>
      </w:r>
      <w:r w:rsidR="00486B8F">
        <w:rPr>
          <w:rFonts w:ascii="Times New Roman Bold" w:hAnsi="Times New Roman Bold" w:cs="KaiTi_GB2312"/>
          <w:bCs/>
          <w:sz w:val="24"/>
          <w:szCs w:val="32"/>
        </w:rPr>
        <w:t>）</w:t>
      </w:r>
      <w:r w:rsidR="00A51EC6">
        <w:rPr>
          <w:rFonts w:ascii="Times New Roman Bold" w:hAnsi="Times New Roman Bold" w:cs="KaiTi_GB2312" w:hint="eastAsia"/>
          <w:bCs/>
          <w:sz w:val="24"/>
          <w:szCs w:val="32"/>
        </w:rPr>
        <w:t>获得</w:t>
      </w:r>
      <w:r w:rsidR="00486B8F">
        <w:rPr>
          <w:rFonts w:ascii="Times New Roman Bold" w:hAnsi="Times New Roman Bold" w:cs="KaiTi_GB2312" w:hint="eastAsia"/>
          <w:bCs/>
          <w:sz w:val="24"/>
          <w:szCs w:val="32"/>
        </w:rPr>
        <w:t>时域阻抗边界条件（</w:t>
      </w:r>
      <w:r w:rsidR="00486B8F" w:rsidRPr="00E548F0">
        <w:rPr>
          <w:rFonts w:hint="eastAsia"/>
          <w:bCs/>
          <w:sz w:val="24"/>
          <w:szCs w:val="32"/>
        </w:rPr>
        <w:t>TDIBC</w:t>
      </w:r>
      <w:r w:rsidR="00486B8F">
        <w:rPr>
          <w:rFonts w:ascii="Times New Roman Bold" w:hAnsi="Times New Roman Bold" w:cs="KaiTi_GB2312" w:hint="eastAsia"/>
          <w:bCs/>
          <w:sz w:val="24"/>
          <w:szCs w:val="32"/>
        </w:rPr>
        <w:t>），后者可根据实时流场变量的输入得到参考平面处的壁面密度、速度等变量的反馈信号</w:t>
      </w:r>
      <w:r w:rsidR="00486B8F"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098BC386"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lastRenderedPageBreak/>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sidR="00007103">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sidR="00CD4D95">
        <w:rPr>
          <w:rFonts w:hint="eastAsia"/>
          <w:bCs/>
          <w:sz w:val="24"/>
        </w:rPr>
        <w:t>Autoencoder</w:t>
      </w:r>
      <w:r>
        <w:rPr>
          <w:rFonts w:ascii="Times New Roman Bold" w:hAnsi="Times New Roman Bold" w:cs="KaiTi_GB2312" w:hint="eastAsia"/>
          <w:bCs/>
          <w:sz w:val="24"/>
          <w:szCs w:val="32"/>
        </w:rPr>
        <w:t>、</w:t>
      </w:r>
      <w:r w:rsidRPr="001D49C5">
        <w:rPr>
          <w:rFonts w:hint="eastAsia"/>
          <w:bCs/>
          <w:sz w:val="24"/>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w:t>
      </w:r>
      <w:r w:rsidR="00C457EE">
        <w:rPr>
          <w:rFonts w:ascii="Times New Roman Bold" w:hAnsi="Times New Roman Bold" w:cs="KaiTi_GB2312" w:hint="eastAsia"/>
          <w:bCs/>
          <w:sz w:val="24"/>
          <w:szCs w:val="32"/>
        </w:rPr>
        <w:t>拟序结构、</w:t>
      </w:r>
      <w:r w:rsidRPr="00C029A1">
        <w:rPr>
          <w:rFonts w:ascii="Times New Roman Bold" w:hAnsi="Times New Roman Bold" w:cs="KaiTi_GB2312" w:hint="eastAsia"/>
          <w:bCs/>
          <w:sz w:val="24"/>
          <w:szCs w:val="32"/>
        </w:rPr>
        <w:t>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52032E8B" w:rsidR="008368D8" w:rsidRDefault="000265D8" w:rsidP="008368D8">
      <w:pPr>
        <w:pStyle w:val="main"/>
        <w:numPr>
          <w:ilvl w:val="0"/>
          <w:numId w:val="2"/>
        </w:numPr>
        <w:ind w:firstLineChars="0"/>
      </w:pPr>
      <w:r>
        <w:rPr>
          <w:rFonts w:hint="eastAsia"/>
        </w:rPr>
        <w:t>提取各项异性粗糙元的有效几何表征参数，</w:t>
      </w:r>
      <w:r w:rsidR="00CF69E3">
        <w:rPr>
          <w:rFonts w:hint="eastAsia"/>
        </w:rPr>
        <w:t>建立粗糙壁拓扑结构与图神经网络（</w:t>
      </w:r>
      <w:r w:rsidR="00CF69E3">
        <w:rPr>
          <w:rFonts w:hint="eastAsia"/>
        </w:rPr>
        <w:t>GNN</w:t>
      </w:r>
      <w:r w:rsidR="00CF69E3">
        <w:rPr>
          <w:rFonts w:hint="eastAsia"/>
        </w:rPr>
        <w:t>）之间的映射</w:t>
      </w:r>
      <w:r w:rsidR="00492F83">
        <w:rPr>
          <w:rFonts w:hint="eastAsia"/>
        </w:rPr>
        <w:t>；</w:t>
      </w:r>
    </w:p>
    <w:p w14:paraId="5E0E83E0" w14:textId="02ACD170" w:rsidR="00C00BCF" w:rsidRPr="008368D8" w:rsidRDefault="001D2721" w:rsidP="008368D8">
      <w:pPr>
        <w:pStyle w:val="main"/>
        <w:numPr>
          <w:ilvl w:val="0"/>
          <w:numId w:val="2"/>
        </w:numPr>
        <w:ind w:firstLineChars="0"/>
      </w:pPr>
      <w:ins w:id="743" w:author="Yongkai Chen" w:date="2025-03-16T15:51:00Z" w16du:dateUtc="2025-03-16T07:51:00Z">
        <w:r>
          <w:rPr>
            <w:rFonts w:hint="eastAsia"/>
          </w:rPr>
          <w:t>基于</w:t>
        </w:r>
      </w:ins>
      <w:del w:id="744" w:author="Yongkai Chen" w:date="2025-03-16T15:50:00Z" w16du:dateUtc="2025-03-16T07:50:00Z">
        <w:r w:rsidR="006350D3" w:rsidDel="00C5154A">
          <w:rPr>
            <w:rFonts w:hint="eastAsia"/>
          </w:rPr>
          <w:delText>利用</w:delText>
        </w:r>
      </w:del>
      <w:r w:rsidR="006350D3">
        <w:rPr>
          <w:rFonts w:hint="eastAsia"/>
        </w:rPr>
        <w:t>生成式</w:t>
      </w:r>
      <w:r w:rsidR="006350D3">
        <w:rPr>
          <w:rFonts w:hint="eastAsia"/>
        </w:rPr>
        <w:t>AI</w:t>
      </w:r>
      <w:ins w:id="745" w:author="Yongkai Chen" w:date="2025-03-16T15:50:00Z" w16du:dateUtc="2025-03-16T07:50:00Z">
        <w:r w:rsidR="00C5154A">
          <w:rPr>
            <w:rFonts w:hint="eastAsia"/>
          </w:rPr>
          <w:t>框架</w:t>
        </w:r>
      </w:ins>
      <w:del w:id="746" w:author="Yongkai Chen" w:date="2025-03-16T15:50:00Z" w16du:dateUtc="2025-03-16T07:50:00Z">
        <w:r w:rsidR="006350D3" w:rsidDel="00C5154A">
          <w:rPr>
            <w:rFonts w:hint="eastAsia"/>
          </w:rPr>
          <w:delText>技术</w:delText>
        </w:r>
      </w:del>
      <w:r w:rsidR="006350D3">
        <w:rPr>
          <w:rFonts w:hint="eastAsia"/>
        </w:rPr>
        <w:t>构建</w:t>
      </w:r>
      <w:r w:rsidR="006350D3">
        <w:rPr>
          <w:rFonts w:hint="eastAsia"/>
        </w:rPr>
        <w:t>GNN</w:t>
      </w:r>
      <w:r w:rsidR="006350D3">
        <w:rPr>
          <w:rFonts w:hint="eastAsia"/>
        </w:rPr>
        <w:t>节点</w:t>
      </w:r>
      <w:ins w:id="747" w:author="Yongkai Chen" w:date="2025-03-16T15:51:00Z" w16du:dateUtc="2025-03-16T07:51:00Z">
        <w:r w:rsidR="00F65483">
          <w:rPr>
            <w:rFonts w:hint="eastAsia"/>
          </w:rPr>
          <w:t>空间可变泛化阻抗</w:t>
        </w:r>
      </w:ins>
      <w:del w:id="748" w:author="Yongkai Chen" w:date="2025-03-16T15:51:00Z" w16du:dateUtc="2025-03-16T07:51:00Z">
        <w:r w:rsidR="006350D3" w:rsidDel="008D6E01">
          <w:rPr>
            <w:rFonts w:hint="eastAsia"/>
          </w:rPr>
          <w:delText>处的</w:delText>
        </w:r>
        <w:r w:rsidR="006350D3" w:rsidDel="00F65483">
          <w:rPr>
            <w:rFonts w:hint="eastAsia"/>
          </w:rPr>
          <w:delText>时</w:delText>
        </w:r>
        <w:r w:rsidR="007E243A" w:rsidDel="00F65483">
          <w:rPr>
            <w:rFonts w:hint="eastAsia"/>
          </w:rPr>
          <w:delText>域阻抗</w:delText>
        </w:r>
        <w:r w:rsidR="007E243A" w:rsidRPr="004A2050" w:rsidDel="00F65483">
          <w:rPr>
            <w:rFonts w:hint="eastAsia"/>
          </w:rPr>
          <w:delText>边界条件</w:delText>
        </w:r>
      </w:del>
      <w:r w:rsidR="00435DBB">
        <w:rPr>
          <w:rFonts w:hint="eastAsia"/>
        </w:rPr>
        <w:t>，</w:t>
      </w:r>
      <w:r w:rsidR="007E243A">
        <w:rPr>
          <w:rFonts w:hint="eastAsia"/>
        </w:rPr>
        <w:t>形成</w:t>
      </w:r>
      <w:r w:rsidR="00C00BCF" w:rsidRPr="008368D8">
        <w:rPr>
          <w:rFonts w:hint="eastAsia"/>
        </w:rPr>
        <w:t>高超声速粗糙壁</w:t>
      </w:r>
      <w:r w:rsidR="007500E3" w:rsidRPr="008368D8">
        <w:rPr>
          <w:rFonts w:hint="eastAsia"/>
        </w:rPr>
        <w:t>湍流简化模拟方法；</w:t>
      </w:r>
    </w:p>
    <w:p w14:paraId="51997DEB" w14:textId="7C8648A2" w:rsidR="00A4382A" w:rsidRPr="003A209C" w:rsidRDefault="00992F03" w:rsidP="00A4382A">
      <w:pPr>
        <w:pStyle w:val="main"/>
        <w:numPr>
          <w:ilvl w:val="0"/>
          <w:numId w:val="2"/>
        </w:numPr>
        <w:ind w:firstLineChars="0"/>
      </w:pPr>
      <w:del w:id="749" w:author="Yongkai Chen" w:date="2025-03-16T15:52:00Z" w16du:dateUtc="2025-03-16T07:52:00Z">
        <w:r w:rsidDel="009F4ED1">
          <w:rPr>
            <w:rFonts w:hint="eastAsia"/>
          </w:rPr>
          <w:delText>利用模态分析方法</w:delText>
        </w:r>
      </w:del>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w:t>
      </w:r>
      <w:r w:rsidR="00C944B5">
        <w:rPr>
          <w:rFonts w:hint="eastAsia"/>
        </w:rPr>
        <w:t>拟序结构的影响</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9"/>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13EFF803"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ins w:id="750" w:author="Yongkai Chen" w:date="2025-03-16T15:52:00Z" w16du:dateUtc="2025-03-16T07:52:00Z">
        <w:r w:rsidR="007B77C5">
          <w:rPr>
            <w:rFonts w:ascii="Times New Roman" w:hAnsi="Times New Roman" w:hint="eastAsia"/>
          </w:rPr>
          <w:t>图网络</w:t>
        </w:r>
      </w:ins>
      <w:del w:id="751" w:author="Yongkai Chen" w:date="2025-03-16T15:52:00Z" w16du:dateUtc="2025-03-16T07:52:00Z">
        <w:r w:rsidR="00D916D7" w:rsidDel="007B77C5">
          <w:rPr>
            <w:rFonts w:ascii="Times New Roman" w:hAnsi="Times New Roman" w:hint="eastAsia"/>
          </w:rPr>
          <w:delText>模型</w:delText>
        </w:r>
      </w:del>
      <w:r w:rsidR="00D916D7">
        <w:rPr>
          <w:rFonts w:ascii="Times New Roman" w:hAnsi="Times New Roman" w:hint="eastAsia"/>
        </w:rPr>
        <w:t>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13E5CB9E"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w:t>
      </w:r>
      <w:r w:rsidR="00843487">
        <w:rPr>
          <w:rFonts w:hint="eastAsia"/>
        </w:rPr>
        <w:t>的空间可变泛化阻抗</w:t>
      </w:r>
      <w:r w:rsidR="009049C3">
        <w:rPr>
          <w:rFonts w:hint="eastAsia"/>
        </w:rPr>
        <w:t>模型</w:t>
      </w:r>
    </w:p>
    <w:p w14:paraId="6FA18404" w14:textId="125977AA"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del w:id="752" w:author="Yongkai Chen" w:date="2025-03-16T15:53:00Z" w16du:dateUtc="2025-03-16T07:53:00Z">
        <w:r w:rsidR="00BA36F5" w:rsidDel="00D87BAE">
          <w:rPr>
            <w:rFonts w:ascii="Times New Roman" w:hAnsi="Times New Roman" w:hint="eastAsia"/>
            <w:b w:val="0"/>
            <w:bCs/>
          </w:rPr>
          <w:delText>一定</w:delText>
        </w:r>
      </w:del>
      <w:r w:rsidR="00BA36F5">
        <w:rPr>
          <w:rFonts w:ascii="Times New Roman" w:hAnsi="Times New Roman" w:hint="eastAsia"/>
          <w:b w:val="0"/>
          <w:bCs/>
        </w:rPr>
        <w:t>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08052BCA" w:rsidR="00505E98" w:rsidRDefault="00505E98" w:rsidP="00505E98">
      <w:pPr>
        <w:pStyle w:val="section"/>
        <w:ind w:firstLine="489"/>
        <w:rPr>
          <w:rFonts w:hint="eastAsia"/>
        </w:rPr>
      </w:pPr>
      <w:r>
        <w:rPr>
          <w:rFonts w:hint="eastAsia"/>
        </w:rPr>
        <w:t>3</w:t>
      </w:r>
      <w:r w:rsidRPr="00C51412">
        <w:rPr>
          <w:rFonts w:hint="eastAsia"/>
        </w:rPr>
        <w:t>）</w:t>
      </w:r>
      <w:r w:rsidR="001D224A">
        <w:rPr>
          <w:rFonts w:hint="eastAsia"/>
        </w:rPr>
        <w:t>可压缩效应</w:t>
      </w:r>
      <w:del w:id="753" w:author="Yongkai Chen" w:date="2025-03-16T15:53:00Z" w16du:dateUtc="2025-03-16T07:53:00Z">
        <w:r w:rsidR="000F2096" w:rsidDel="001C655D">
          <w:rPr>
            <w:rFonts w:hint="eastAsia"/>
          </w:rPr>
          <w:delText>条件</w:delText>
        </w:r>
      </w:del>
      <w:ins w:id="754" w:author="Yongkai Chen" w:date="2025-03-16T15:53:00Z" w16du:dateUtc="2025-03-16T07:53:00Z">
        <w:r w:rsidR="00A9118D">
          <w:rPr>
            <w:rFonts w:hint="eastAsia"/>
          </w:rPr>
          <w:t>对</w:t>
        </w:r>
      </w:ins>
      <w:del w:id="755" w:author="Yongkai Chen" w:date="2025-03-16T15:53:00Z" w16du:dateUtc="2025-03-16T07:53:00Z">
        <w:r w:rsidR="000F2096" w:rsidDel="00CA1B40">
          <w:rPr>
            <w:rFonts w:hint="eastAsia"/>
          </w:rPr>
          <w:delText>下</w:delText>
        </w:r>
      </w:del>
      <w:r w:rsidR="000F2096">
        <w:rPr>
          <w:rFonts w:hint="eastAsia"/>
        </w:rPr>
        <w:t>粗糙壁</w:t>
      </w:r>
      <w:del w:id="756" w:author="Yongkai Chen" w:date="2025-03-16T15:53:00Z" w16du:dateUtc="2025-03-16T07:53:00Z">
        <w:r w:rsidR="000F2096" w:rsidDel="00A9118D">
          <w:rPr>
            <w:rFonts w:hint="eastAsia"/>
          </w:rPr>
          <w:delText>对</w:delText>
        </w:r>
      </w:del>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lastRenderedPageBreak/>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11A49481" w:rsidR="00B77026" w:rsidRDefault="00092A1A"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5544A154">
                <wp:simplePos x="0" y="0"/>
                <wp:positionH relativeFrom="column">
                  <wp:posOffset>322661</wp:posOffset>
                </wp:positionH>
                <wp:positionV relativeFrom="paragraph">
                  <wp:posOffset>424639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723BEFBB" w:rsidR="00680438" w:rsidRDefault="002B4D38" w:rsidP="00680438">
                            <w:pPr>
                              <w:pStyle w:val="Caption"/>
                              <w:spacing w:line="240" w:lineRule="auto"/>
                              <w:ind w:firstLineChars="0" w:firstLine="0"/>
                              <w:jc w:val="center"/>
                              <w:rPr>
                                <w:b/>
                                <w:bCs/>
                                <w:i w:val="0"/>
                                <w:iCs w:val="0"/>
                              </w:rPr>
                            </w:pPr>
                            <w:permStart w:id="867660335" w:edGrp="everyone"/>
                            <w:del w:id="757" w:author="Yongkai Chen" w:date="2025-03-16T16:06:00Z" w16du:dateUtc="2025-03-16T08:06:00Z">
                              <w:r w:rsidDel="004F6CD4">
                                <w:rPr>
                                  <w:b/>
                                  <w:bCs/>
                                  <w:i w:val="0"/>
                                  <w:iCs w:val="0"/>
                                  <w:noProof/>
                                </w:rPr>
                                <w:drawing>
                                  <wp:inline distT="0" distB="0" distL="0" distR="0" wp14:anchorId="295FDE43" wp14:editId="5902DF8F">
                                    <wp:extent cx="4665345" cy="2564130"/>
                                    <wp:effectExtent l="0" t="0" r="1905" b="7620"/>
                                    <wp:docPr id="1020039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5345" cy="2564130"/>
                                            </a:xfrm>
                                            <a:prstGeom prst="rect">
                                              <a:avLst/>
                                            </a:prstGeom>
                                            <a:noFill/>
                                            <a:ln>
                                              <a:noFill/>
                                            </a:ln>
                                          </pic:spPr>
                                        </pic:pic>
                                      </a:graphicData>
                                    </a:graphic>
                                  </wp:inline>
                                </w:drawing>
                              </w:r>
                            </w:del>
                            <w:ins w:id="758" w:author="Yongkai Chen" w:date="2025-03-16T16:06:00Z" w16du:dateUtc="2025-03-16T08:06:00Z">
                              <w:r w:rsidR="004F6CD4">
                                <w:rPr>
                                  <w:rFonts w:hint="eastAsia"/>
                                  <w:b/>
                                  <w:bCs/>
                                  <w:i w:val="0"/>
                                  <w:iCs w:val="0"/>
                                  <w:noProof/>
                                </w:rPr>
                                <w:drawing>
                                  <wp:inline distT="0" distB="0" distL="0" distR="0" wp14:anchorId="13AE9146" wp14:editId="1381B651">
                                    <wp:extent cx="4665980" cy="2565400"/>
                                    <wp:effectExtent l="0" t="0" r="1270" b="6350"/>
                                    <wp:docPr id="12902134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5980" cy="2565400"/>
                                            </a:xfrm>
                                            <a:prstGeom prst="rect">
                                              <a:avLst/>
                                            </a:prstGeom>
                                            <a:noFill/>
                                            <a:ln>
                                              <a:noFill/>
                                            </a:ln>
                                          </pic:spPr>
                                        </pic:pic>
                                      </a:graphicData>
                                    </a:graphic>
                                  </wp:inline>
                                </w:drawing>
                              </w:r>
                            </w:ins>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5.4pt;margin-top:33.4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AHXHIR5AAAAA0BAAAPAAAAZHJzL2Rvd25yZXYu&#13;&#10;eG1sTI8xT8MwEIV3JP6DdUgsiNrQ4pY0TlUVGMpSEbqwufE1DsR2FDtt+PccEywn3T29d9/LV6Nr&#13;&#10;2Qn72ASv4G4igKGvgml8rWD//nK7ABaT9ka3waOCb4ywKi4vcp2ZcPZveCpTzSjEx0wrsCl1Geex&#13;&#10;suh0nIQOPWnH0DudaO1rbnp9pnDX8nshJHe68fTB6g43FquvcnAKdrOPnb0Zjs+v69m03+6Hjfys&#13;&#10;S6Wur8anJY31EljCMf054LcD8UNBYIcweBNZq+BBEH5SIOUjMNLnCzkFdqDDXAAvcv6/RfED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B1xyEeQAAAANAQAADwAAAAAAAAAAAAAAAACD&#13;&#10;BAAAZHJzL2Rvd25yZXYueG1sUEsFBgAAAAAEAAQA8wAAAJQFAAAAAA==&#13;&#10;" stroked="f">
                <v:textbox style="mso-fit-shape-to-text:t" inset="0,0,0,0">
                  <w:txbxContent>
                    <w:p w14:paraId="5ECD13DC" w14:textId="723BEFBB" w:rsidR="00680438" w:rsidRDefault="002B4D38" w:rsidP="00680438">
                      <w:pPr>
                        <w:pStyle w:val="Caption"/>
                        <w:spacing w:line="240" w:lineRule="auto"/>
                        <w:ind w:firstLineChars="0" w:firstLine="0"/>
                        <w:jc w:val="center"/>
                        <w:rPr>
                          <w:b/>
                          <w:bCs/>
                          <w:i w:val="0"/>
                          <w:iCs w:val="0"/>
                        </w:rPr>
                      </w:pPr>
                      <w:permStart w:id="867660335" w:edGrp="everyone"/>
                      <w:del w:id="759" w:author="Yongkai Chen" w:date="2025-03-16T16:06:00Z" w16du:dateUtc="2025-03-16T08:06:00Z">
                        <w:r w:rsidDel="004F6CD4">
                          <w:rPr>
                            <w:b/>
                            <w:bCs/>
                            <w:i w:val="0"/>
                            <w:iCs w:val="0"/>
                            <w:noProof/>
                          </w:rPr>
                          <w:drawing>
                            <wp:inline distT="0" distB="0" distL="0" distR="0" wp14:anchorId="295FDE43" wp14:editId="5902DF8F">
                              <wp:extent cx="4665345" cy="2564130"/>
                              <wp:effectExtent l="0" t="0" r="1905" b="7620"/>
                              <wp:docPr id="1020039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5345" cy="2564130"/>
                                      </a:xfrm>
                                      <a:prstGeom prst="rect">
                                        <a:avLst/>
                                      </a:prstGeom>
                                      <a:noFill/>
                                      <a:ln>
                                        <a:noFill/>
                                      </a:ln>
                                    </pic:spPr>
                                  </pic:pic>
                                </a:graphicData>
                              </a:graphic>
                            </wp:inline>
                          </w:drawing>
                        </w:r>
                      </w:del>
                      <w:ins w:id="760" w:author="Yongkai Chen" w:date="2025-03-16T16:06:00Z" w16du:dateUtc="2025-03-16T08:06:00Z">
                        <w:r w:rsidR="004F6CD4">
                          <w:rPr>
                            <w:rFonts w:hint="eastAsia"/>
                            <w:b/>
                            <w:bCs/>
                            <w:i w:val="0"/>
                            <w:iCs w:val="0"/>
                            <w:noProof/>
                          </w:rPr>
                          <w:drawing>
                            <wp:inline distT="0" distB="0" distL="0" distR="0" wp14:anchorId="13AE9146" wp14:editId="1381B651">
                              <wp:extent cx="4665980" cy="2565400"/>
                              <wp:effectExtent l="0" t="0" r="1270" b="6350"/>
                              <wp:docPr id="12902134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5980" cy="2565400"/>
                                      </a:xfrm>
                                      <a:prstGeom prst="rect">
                                        <a:avLst/>
                                      </a:prstGeom>
                                      <a:noFill/>
                                      <a:ln>
                                        <a:noFill/>
                                      </a:ln>
                                    </pic:spPr>
                                  </pic:pic>
                                </a:graphicData>
                              </a:graphic>
                            </wp:inline>
                          </w:drawing>
                        </w:r>
                      </w:ins>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w:t>
      </w:r>
      <w:r w:rsidR="00DF6741">
        <w:rPr>
          <w:rFonts w:ascii="Times New Roman" w:hAnsi="Times New Roman" w:hint="eastAsia"/>
          <w:b w:val="0"/>
          <w:bCs/>
        </w:rPr>
        <w:t>总体</w:t>
      </w:r>
      <w:r w:rsidR="00B2249E">
        <w:rPr>
          <w:rFonts w:ascii="Times New Roman" w:hAnsi="Times New Roman" w:hint="eastAsia"/>
          <w:b w:val="0"/>
          <w:bCs/>
        </w:rPr>
        <w:t>技术路线如图</w:t>
      </w:r>
      <w:r w:rsidR="00361F6E">
        <w:rPr>
          <w:rFonts w:ascii="Times New Roman" w:hAnsi="Times New Roman" w:hint="eastAsia"/>
          <w:b w:val="0"/>
          <w:bCs/>
        </w:rPr>
        <w:t>2</w:t>
      </w:r>
      <w:r w:rsidR="00B2249E">
        <w:rPr>
          <w:rFonts w:ascii="Times New Roman" w:hAnsi="Times New Roman" w:hint="eastAsia"/>
          <w:b w:val="0"/>
          <w:bCs/>
        </w:rPr>
        <w:t>所示。</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658DD00D" w14:textId="77777777" w:rsidR="00092A1A" w:rsidRDefault="00092A1A" w:rsidP="00B77026">
      <w:pPr>
        <w:pStyle w:val="section"/>
        <w:ind w:firstLine="480"/>
        <w:rPr>
          <w:rFonts w:ascii="Times New Roman" w:hAnsi="Times New Roman"/>
          <w:b w:val="0"/>
          <w:bCs/>
        </w:rPr>
      </w:pPr>
    </w:p>
    <w:p w14:paraId="148896C3" w14:textId="24B367DF" w:rsidR="00512EC2" w:rsidRPr="00E13AFD" w:rsidRDefault="00DF2BF5" w:rsidP="00512EC2">
      <w:pPr>
        <w:pStyle w:val="section"/>
        <w:ind w:firstLine="489"/>
        <w:rPr>
          <w:rFonts w:hint="eastAsia"/>
        </w:rPr>
      </w:pPr>
      <w:r>
        <w:rPr>
          <w:rFonts w:hint="eastAsia"/>
        </w:rPr>
        <w:t>1</w:t>
      </w:r>
      <w:r w:rsidR="00512EC2" w:rsidRPr="00C57DD2">
        <w:rPr>
          <w:rFonts w:hint="eastAsia"/>
        </w:rPr>
        <w:t>）</w:t>
      </w:r>
      <w:r w:rsidR="00F218B4" w:rsidRPr="00E13AFD">
        <w:rPr>
          <w:rFonts w:hint="eastAsia"/>
        </w:rPr>
        <w:t>构建含各向异性粗糙元特征的</w:t>
      </w:r>
      <w:r w:rsidR="007F2E55" w:rsidRPr="00E13AFD">
        <w:rPr>
          <w:rFonts w:hint="eastAsia"/>
        </w:rPr>
        <w:t>图神经网络</w:t>
      </w:r>
    </w:p>
    <w:p w14:paraId="73034601" w14:textId="2CA62C30" w:rsidR="00F152D9" w:rsidRDefault="00E142DC" w:rsidP="00253D2B">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38BEF336">
                <wp:simplePos x="0" y="0"/>
                <wp:positionH relativeFrom="margin">
                  <wp:align>center</wp:align>
                </wp:positionH>
                <wp:positionV relativeFrom="paragraph">
                  <wp:posOffset>419100</wp:posOffset>
                </wp:positionV>
                <wp:extent cx="4670425" cy="635"/>
                <wp:effectExtent l="0" t="0" r="0" b="889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308195B0" w:rsidR="00432E6B" w:rsidRDefault="00A70E03" w:rsidP="00432E6B">
                            <w:pPr>
                              <w:pStyle w:val="Caption"/>
                              <w:spacing w:line="240" w:lineRule="auto"/>
                              <w:ind w:firstLineChars="0" w:firstLine="0"/>
                              <w:jc w:val="center"/>
                              <w:rPr>
                                <w:b/>
                                <w:bCs/>
                                <w:i w:val="0"/>
                                <w:iCs w:val="0"/>
                              </w:rPr>
                            </w:pPr>
                            <w:permStart w:id="686320848" w:edGrp="everyone"/>
                            <w:del w:id="761" w:author="Yongkai Chen" w:date="2025-03-16T16:06:00Z" w16du:dateUtc="2025-03-16T08:06:00Z">
                              <w:r w:rsidDel="004F6CD4">
                                <w:rPr>
                                  <w:b/>
                                  <w:bCs/>
                                  <w:i w:val="0"/>
                                  <w:iCs w:val="0"/>
                                  <w:noProof/>
                                </w:rPr>
                                <w:drawing>
                                  <wp:inline distT="0" distB="0" distL="0" distR="0" wp14:anchorId="3E57ADDB" wp14:editId="4047A566">
                                    <wp:extent cx="4661535" cy="1296035"/>
                                    <wp:effectExtent l="0" t="0" r="5715" b="0"/>
                                    <wp:docPr id="1841978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1535" cy="1296035"/>
                                            </a:xfrm>
                                            <a:prstGeom prst="rect">
                                              <a:avLst/>
                                            </a:prstGeom>
                                            <a:noFill/>
                                            <a:ln>
                                              <a:noFill/>
                                            </a:ln>
                                          </pic:spPr>
                                        </pic:pic>
                                      </a:graphicData>
                                    </a:graphic>
                                  </wp:inline>
                                </w:drawing>
                              </w:r>
                            </w:del>
                            <w:ins w:id="762" w:author="Yongkai Chen" w:date="2025-03-16T16:06:00Z" w16du:dateUtc="2025-03-16T08:06:00Z">
                              <w:r w:rsidR="004F6CD4">
                                <w:rPr>
                                  <w:rFonts w:hint="eastAsia"/>
                                  <w:b/>
                                  <w:bCs/>
                                  <w:i w:val="0"/>
                                  <w:iCs w:val="0"/>
                                  <w:noProof/>
                                </w:rPr>
                                <w:drawing>
                                  <wp:inline distT="0" distB="0" distL="0" distR="0" wp14:anchorId="5AE83288" wp14:editId="0FCFC33C">
                                    <wp:extent cx="4660900" cy="1297305"/>
                                    <wp:effectExtent l="0" t="0" r="6350" b="0"/>
                                    <wp:docPr id="15277655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0900" cy="1297305"/>
                                            </a:xfrm>
                                            <a:prstGeom prst="rect">
                                              <a:avLst/>
                                            </a:prstGeom>
                                            <a:noFill/>
                                            <a:ln>
                                              <a:noFill/>
                                            </a:ln>
                                          </pic:spPr>
                                        </pic:pic>
                                      </a:graphicData>
                                    </a:graphic>
                                  </wp:inline>
                                </w:drawing>
                              </w:r>
                            </w:ins>
                          </w:p>
                          <w:p w14:paraId="3A389BD2" w14:textId="45988FD7"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ins w:id="763" w:author="Yongkai Chen" w:date="2025-03-16T15:54:00Z" w16du:dateUtc="2025-03-16T07:54:00Z">
                              <w:r w:rsidR="00E142DC">
                                <w:rPr>
                                  <w:rFonts w:hint="eastAsia"/>
                                  <w:b/>
                                  <w:bCs/>
                                  <w:i w:val="0"/>
                                  <w:iCs w:val="0"/>
                                  <w:sz w:val="21"/>
                                  <w:szCs w:val="21"/>
                                </w:rPr>
                                <w:t>各向异性粗糙壁对应的</w:t>
                              </w:r>
                            </w:ins>
                            <w:del w:id="764" w:author="Yongkai Chen" w:date="2025-03-16T15:54:00Z" w16du:dateUtc="2025-03-16T07:54:00Z">
                              <w:r w:rsidR="00191925" w:rsidDel="004F6A3A">
                                <w:rPr>
                                  <w:rFonts w:hint="eastAsia"/>
                                  <w:b/>
                                  <w:bCs/>
                                  <w:i w:val="0"/>
                                  <w:iCs w:val="0"/>
                                  <w:sz w:val="21"/>
                                  <w:szCs w:val="21"/>
                                </w:rPr>
                                <w:delText>图神经网络的</w:delText>
                              </w:r>
                            </w:del>
                            <w:ins w:id="765" w:author="Yongkai Chen" w:date="2025-03-16T15:54:00Z" w16du:dateUtc="2025-03-16T07:54:00Z">
                              <w:r w:rsidR="004F6A3A">
                                <w:rPr>
                                  <w:rFonts w:hint="eastAsia"/>
                                  <w:b/>
                                  <w:bCs/>
                                  <w:i w:val="0"/>
                                  <w:iCs w:val="0"/>
                                  <w:sz w:val="21"/>
                                  <w:szCs w:val="21"/>
                                </w:rPr>
                                <w:t>GNN</w:t>
                              </w:r>
                            </w:ins>
                            <w:r w:rsidR="00925542">
                              <w:rPr>
                                <w:rFonts w:hint="eastAsia"/>
                                <w:b/>
                                <w:bCs/>
                                <w:i w:val="0"/>
                                <w:iCs w:val="0"/>
                                <w:sz w:val="21"/>
                                <w:szCs w:val="21"/>
                              </w:rPr>
                              <w:t>构建</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0;margin-top:33pt;width:367.75pt;height:.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" stroked="f">
                <v:textbox style="mso-fit-shape-to-text:t" inset="0,0,0,0">
                  <w:txbxContent>
                    <w:p w14:paraId="0D8ECC19" w14:textId="308195B0" w:rsidR="00432E6B" w:rsidRDefault="00A70E03" w:rsidP="00432E6B">
                      <w:pPr>
                        <w:pStyle w:val="Caption"/>
                        <w:spacing w:line="240" w:lineRule="auto"/>
                        <w:ind w:firstLineChars="0" w:firstLine="0"/>
                        <w:jc w:val="center"/>
                        <w:rPr>
                          <w:b/>
                          <w:bCs/>
                          <w:i w:val="0"/>
                          <w:iCs w:val="0"/>
                        </w:rPr>
                      </w:pPr>
                      <w:permStart w:id="686320848" w:edGrp="everyone"/>
                      <w:del w:id="766" w:author="Yongkai Chen" w:date="2025-03-16T16:06:00Z" w16du:dateUtc="2025-03-16T08:06:00Z">
                        <w:r w:rsidDel="004F6CD4">
                          <w:rPr>
                            <w:b/>
                            <w:bCs/>
                            <w:i w:val="0"/>
                            <w:iCs w:val="0"/>
                            <w:noProof/>
                          </w:rPr>
                          <w:drawing>
                            <wp:inline distT="0" distB="0" distL="0" distR="0" wp14:anchorId="3E57ADDB" wp14:editId="4047A566">
                              <wp:extent cx="4661535" cy="1296035"/>
                              <wp:effectExtent l="0" t="0" r="5715" b="0"/>
                              <wp:docPr id="1841978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1535" cy="1296035"/>
                                      </a:xfrm>
                                      <a:prstGeom prst="rect">
                                        <a:avLst/>
                                      </a:prstGeom>
                                      <a:noFill/>
                                      <a:ln>
                                        <a:noFill/>
                                      </a:ln>
                                    </pic:spPr>
                                  </pic:pic>
                                </a:graphicData>
                              </a:graphic>
                            </wp:inline>
                          </w:drawing>
                        </w:r>
                      </w:del>
                      <w:ins w:id="767" w:author="Yongkai Chen" w:date="2025-03-16T16:06:00Z" w16du:dateUtc="2025-03-16T08:06:00Z">
                        <w:r w:rsidR="004F6CD4">
                          <w:rPr>
                            <w:rFonts w:hint="eastAsia"/>
                            <w:b/>
                            <w:bCs/>
                            <w:i w:val="0"/>
                            <w:iCs w:val="0"/>
                            <w:noProof/>
                          </w:rPr>
                          <w:drawing>
                            <wp:inline distT="0" distB="0" distL="0" distR="0" wp14:anchorId="5AE83288" wp14:editId="0FCFC33C">
                              <wp:extent cx="4660900" cy="1297305"/>
                              <wp:effectExtent l="0" t="0" r="6350" b="0"/>
                              <wp:docPr id="15277655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0900" cy="1297305"/>
                                      </a:xfrm>
                                      <a:prstGeom prst="rect">
                                        <a:avLst/>
                                      </a:prstGeom>
                                      <a:noFill/>
                                      <a:ln>
                                        <a:noFill/>
                                      </a:ln>
                                    </pic:spPr>
                                  </pic:pic>
                                </a:graphicData>
                              </a:graphic>
                            </wp:inline>
                          </w:drawing>
                        </w:r>
                      </w:ins>
                    </w:p>
                    <w:p w14:paraId="3A389BD2" w14:textId="45988FD7"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ins w:id="768" w:author="Yongkai Chen" w:date="2025-03-16T15:54:00Z" w16du:dateUtc="2025-03-16T07:54:00Z">
                        <w:r w:rsidR="00E142DC">
                          <w:rPr>
                            <w:rFonts w:hint="eastAsia"/>
                            <w:b/>
                            <w:bCs/>
                            <w:i w:val="0"/>
                            <w:iCs w:val="0"/>
                            <w:sz w:val="21"/>
                            <w:szCs w:val="21"/>
                          </w:rPr>
                          <w:t>各向异性粗糙壁对应的</w:t>
                        </w:r>
                      </w:ins>
                      <w:del w:id="769" w:author="Yongkai Chen" w:date="2025-03-16T15:54:00Z" w16du:dateUtc="2025-03-16T07:54:00Z">
                        <w:r w:rsidR="00191925" w:rsidDel="004F6A3A">
                          <w:rPr>
                            <w:rFonts w:hint="eastAsia"/>
                            <w:b/>
                            <w:bCs/>
                            <w:i w:val="0"/>
                            <w:iCs w:val="0"/>
                            <w:sz w:val="21"/>
                            <w:szCs w:val="21"/>
                          </w:rPr>
                          <w:delText>图神经网络的</w:delText>
                        </w:r>
                      </w:del>
                      <w:ins w:id="770" w:author="Yongkai Chen" w:date="2025-03-16T15:54:00Z" w16du:dateUtc="2025-03-16T07:54:00Z">
                        <w:r w:rsidR="004F6A3A">
                          <w:rPr>
                            <w:rFonts w:hint="eastAsia"/>
                            <w:b/>
                            <w:bCs/>
                            <w:i w:val="0"/>
                            <w:iCs w:val="0"/>
                            <w:sz w:val="21"/>
                            <w:szCs w:val="21"/>
                          </w:rPr>
                          <w:t>GNN</w:t>
                        </w:r>
                      </w:ins>
                      <w:r w:rsidR="00925542">
                        <w:rPr>
                          <w:rFonts w:hint="eastAsia"/>
                          <w:b/>
                          <w:bCs/>
                          <w:i w:val="0"/>
                          <w:iCs w:val="0"/>
                          <w:sz w:val="21"/>
                          <w:szCs w:val="21"/>
                        </w:rPr>
                        <w:t>构建</w:t>
                      </w:r>
                      <w:permEnd w:id="686320848"/>
                    </w:p>
                  </w:txbxContent>
                </v:textbox>
                <w10:wrap type="topAndBottom" anchorx="margin"/>
              </v:shape>
            </w:pict>
          </mc:Fallback>
        </mc:AlternateContent>
      </w:r>
      <w:r w:rsidR="00AB5104">
        <w:rPr>
          <w:rFonts w:ascii="Times New Roman" w:hAnsi="Times New Roman" w:hint="eastAsia"/>
          <w:b w:val="0"/>
          <w:bCs/>
        </w:rPr>
        <w:t>本部分</w:t>
      </w:r>
      <w:r w:rsidR="00F152D9">
        <w:rPr>
          <w:rFonts w:ascii="Times New Roman" w:hAnsi="Times New Roman" w:hint="eastAsia"/>
          <w:b w:val="0"/>
          <w:bCs/>
        </w:rPr>
        <w:t>内容聚焦图神经网络的构建，具体的研究方案如图</w:t>
      </w:r>
      <w:r w:rsidR="00F152D9">
        <w:rPr>
          <w:rFonts w:ascii="Times New Roman" w:hAnsi="Times New Roman" w:hint="eastAsia"/>
          <w:b w:val="0"/>
          <w:bCs/>
        </w:rPr>
        <w:t>3</w:t>
      </w:r>
      <w:r w:rsidR="00F152D9">
        <w:rPr>
          <w:rFonts w:ascii="Times New Roman" w:hAnsi="Times New Roman" w:hint="eastAsia"/>
          <w:b w:val="0"/>
          <w:bCs/>
        </w:rPr>
        <w:t>所示</w:t>
      </w:r>
      <w:ins w:id="771" w:author="Yongkai Chen" w:date="2025-03-16T15:53:00Z" w16du:dateUtc="2025-03-16T07:53:00Z">
        <w:r w:rsidR="000252C0">
          <w:rPr>
            <w:rFonts w:ascii="Times New Roman" w:hAnsi="Times New Roman" w:hint="eastAsia"/>
            <w:b w:val="0"/>
            <w:bCs/>
          </w:rPr>
          <w:t>。</w:t>
        </w:r>
      </w:ins>
      <w:del w:id="772" w:author="Yongkai Chen" w:date="2025-03-16T15:53:00Z" w16du:dateUtc="2025-03-16T07:53:00Z">
        <w:r w:rsidR="00F152D9" w:rsidDel="000252C0">
          <w:rPr>
            <w:rFonts w:ascii="Times New Roman" w:hAnsi="Times New Roman" w:hint="eastAsia"/>
            <w:b w:val="0"/>
            <w:bCs/>
          </w:rPr>
          <w:delText>，并阐述如下：</w:delText>
        </w:r>
      </w:del>
    </w:p>
    <w:p w14:paraId="037C13E9" w14:textId="1988B576" w:rsidR="00A671A1" w:rsidRPr="00253D2B" w:rsidRDefault="00D722B0" w:rsidP="00382DD5">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提出的连续型粗糙元函数，生成</w:t>
      </w:r>
      <w:r>
        <w:rPr>
          <w:rFonts w:ascii="Times New Roman" w:hAnsi="Times New Roman" w:hint="eastAsia"/>
          <w:b w:val="0"/>
          <w:bCs/>
        </w:rPr>
        <w:t>至少</w:t>
      </w:r>
      <w:r w:rsidR="00CB296D">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 xml:space="preserve">Pore Network </w:t>
      </w:r>
      <w:r w:rsidR="00843A72">
        <w:rPr>
          <w:rFonts w:ascii="Times New Roman" w:hAnsi="Times New Roman" w:hint="eastAsia"/>
          <w:b w:val="0"/>
          <w:bCs/>
        </w:rPr>
        <w:lastRenderedPageBreak/>
        <w:t>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r w:rsidR="00D44FEB">
        <w:rPr>
          <w:rFonts w:ascii="Times New Roman" w:hAnsi="Times New Roman" w:hint="eastAsia"/>
          <w:b w:val="0"/>
          <w:bCs/>
        </w:rPr>
        <w:t>筛选并优化图网络中节点和边所储存的变量与传递的信息，包括但不限于节点尺寸、节点处的流场变量、边的长度、宽度等</w:t>
      </w:r>
      <w:r w:rsidR="006F677C">
        <w:rPr>
          <w:rFonts w:ascii="Times New Roman" w:hAnsi="Times New Roman" w:hint="eastAsia"/>
          <w:b w:val="0"/>
          <w:bCs/>
        </w:rPr>
        <w:t>。</w:t>
      </w:r>
    </w:p>
    <w:p w14:paraId="36BE73A3" w14:textId="47926CDD" w:rsidR="00FD1718" w:rsidRPr="00FD1718" w:rsidRDefault="008211C4" w:rsidP="00FD1718">
      <w:pPr>
        <w:pStyle w:val="section"/>
        <w:ind w:firstLineChars="0" w:firstLine="420"/>
        <w:rPr>
          <w:rFonts w:hint="eastAsia"/>
        </w:rPr>
      </w:pPr>
      <w:r>
        <w:rPr>
          <w:rFonts w:hint="eastAsia"/>
        </w:rPr>
        <w:t>2</w:t>
      </w:r>
      <w:r w:rsidR="00512EC2" w:rsidRPr="00C57DD2">
        <w:rPr>
          <w:rFonts w:hint="eastAsia"/>
        </w:rPr>
        <w:t>）</w:t>
      </w:r>
      <w:ins w:id="773" w:author="Yongkai Chen" w:date="2025-03-16T15:28:00Z" w16du:dateUtc="2025-03-16T07:28:00Z">
        <w:r w:rsidR="007C323B">
          <w:rPr>
            <w:rFonts w:hint="eastAsia"/>
          </w:rPr>
          <w:t>生成式</w:t>
        </w:r>
      </w:ins>
      <w:del w:id="774" w:author="Yongkai Chen" w:date="2025-03-16T15:28:00Z" w16du:dateUtc="2025-03-16T07:28:00Z">
        <w:r w:rsidR="005A4BE8" w:rsidDel="00E62959">
          <w:rPr>
            <w:rFonts w:ascii="Times New Roman" w:hAnsi="Times New Roman" w:hint="eastAsia"/>
            <w:b w:val="0"/>
            <w:bCs/>
          </w:rPr>
          <w:delText>生成</w:delText>
        </w:r>
        <w:r w:rsidR="00A37D79" w:rsidRPr="00A37D79" w:rsidDel="00E62959">
          <w:rPr>
            <w:rFonts w:ascii="Times New Roman" w:hAnsi="Times New Roman" w:hint="eastAsia"/>
            <w:b w:val="0"/>
            <w:bCs/>
          </w:rPr>
          <w:delText>式</w:delText>
        </w:r>
        <w:r w:rsidR="00A37D79" w:rsidRPr="00A37D79" w:rsidDel="00E62959">
          <w:rPr>
            <w:rFonts w:ascii="Times New Roman" w:hAnsi="Times New Roman" w:hint="eastAsia"/>
            <w:b w:val="0"/>
            <w:bCs/>
          </w:rPr>
          <w:delText>AI</w:delText>
        </w:r>
      </w:del>
      <w:ins w:id="775" w:author="Yongkai Chen" w:date="2025-03-16T15:28:00Z" w16du:dateUtc="2025-03-16T07:28:00Z">
        <w:r w:rsidR="00E62959">
          <w:rPr>
            <w:rFonts w:ascii="Times New Roman" w:hAnsi="Times New Roman" w:hint="eastAsia"/>
            <w:b w:val="0"/>
            <w:bCs/>
          </w:rPr>
          <w:t>空间可变泛化</w:t>
        </w:r>
      </w:ins>
      <w:r w:rsidR="00A37D79" w:rsidRPr="00A37D79">
        <w:rPr>
          <w:rFonts w:ascii="Times New Roman" w:hAnsi="Times New Roman" w:hint="eastAsia"/>
          <w:b w:val="0"/>
          <w:bCs/>
        </w:rPr>
        <w:t>阻抗的高超声速粗糙壁湍流简化模拟方</w:t>
      </w:r>
      <w:r w:rsidR="00693877">
        <w:rPr>
          <w:rFonts w:ascii="Times New Roman" w:hAnsi="Times New Roman" w:hint="eastAsia"/>
          <w:b w:val="0"/>
          <w:bCs/>
        </w:rPr>
        <w:t>法</w:t>
      </w:r>
    </w:p>
    <w:p w14:paraId="049AC246" w14:textId="77777777" w:rsidR="00C95C37" w:rsidRDefault="0001106D" w:rsidP="00325A25">
      <w:pPr>
        <w:pStyle w:val="section"/>
        <w:ind w:firstLineChars="0" w:firstLine="420"/>
        <w:rPr>
          <w:ins w:id="776" w:author="Yongkai Chen" w:date="2025-03-16T15:28:00Z" w16du:dateUtc="2025-03-16T07:28:00Z"/>
          <w:rFonts w:ascii="Times New Roman" w:hAnsi="Times New Roman"/>
          <w:b w:val="0"/>
          <w:bCs/>
        </w:rPr>
      </w:pPr>
      <w:r w:rsidRPr="003459F2">
        <w:rPr>
          <w:noProof/>
        </w:rPr>
        <mc:AlternateContent>
          <mc:Choice Requires="wps">
            <w:drawing>
              <wp:anchor distT="0" distB="0" distL="114300" distR="114300" simplePos="0" relativeHeight="251673600" behindDoc="0" locked="0" layoutInCell="1" allowOverlap="1" wp14:anchorId="1B4D782A" wp14:editId="6C769A9B">
                <wp:simplePos x="0" y="0"/>
                <wp:positionH relativeFrom="margin">
                  <wp:posOffset>-29845</wp:posOffset>
                </wp:positionH>
                <wp:positionV relativeFrom="paragraph">
                  <wp:posOffset>354330</wp:posOffset>
                </wp:positionV>
                <wp:extent cx="5332095" cy="1708150"/>
                <wp:effectExtent l="0" t="0" r="1905" b="6350"/>
                <wp:wrapTopAndBottom/>
                <wp:docPr id="6736020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39F7D117" w14:textId="51819376" w:rsidR="00FD1718" w:rsidRDefault="00FD1718" w:rsidP="00FD1718">
                            <w:pPr>
                              <w:pStyle w:val="Caption"/>
                              <w:spacing w:line="240" w:lineRule="auto"/>
                              <w:ind w:firstLineChars="0" w:firstLine="0"/>
                              <w:jc w:val="center"/>
                              <w:rPr>
                                <w:b/>
                                <w:bCs/>
                                <w:i w:val="0"/>
                                <w:iCs w:val="0"/>
                              </w:rPr>
                            </w:pPr>
                            <w:permStart w:id="1679518596" w:edGrp="everyone"/>
                            <w:del w:id="777" w:author="Yongkai Chen" w:date="2025-03-16T15:15:00Z" w16du:dateUtc="2025-03-16T07:15:00Z">
                              <w:r w:rsidDel="00F06380">
                                <w:rPr>
                                  <w:b/>
                                  <w:bCs/>
                                  <w:i w:val="0"/>
                                  <w:iCs w:val="0"/>
                                  <w:noProof/>
                                </w:rPr>
                                <w:drawing>
                                  <wp:inline distT="0" distB="0" distL="0" distR="0" wp14:anchorId="427B8C98" wp14:editId="340C06D7">
                                    <wp:extent cx="3848262" cy="1318382"/>
                                    <wp:effectExtent l="0" t="0" r="0" b="0"/>
                                    <wp:docPr id="1828795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4016" cy="1320353"/>
                                            </a:xfrm>
                                            <a:prstGeom prst="rect">
                                              <a:avLst/>
                                            </a:prstGeom>
                                            <a:noFill/>
                                            <a:ln>
                                              <a:noFill/>
                                            </a:ln>
                                          </pic:spPr>
                                        </pic:pic>
                                      </a:graphicData>
                                    </a:graphic>
                                  </wp:inline>
                                </w:drawing>
                              </w:r>
                            </w:del>
                            <w:ins w:id="778" w:author="Yongkai Chen" w:date="2025-03-16T16:06:00Z" w16du:dateUtc="2025-03-16T08:06:00Z">
                              <w:r w:rsidR="004E1227">
                                <w:rPr>
                                  <w:rFonts w:hint="eastAsia"/>
                                  <w:b/>
                                  <w:bCs/>
                                  <w:i w:val="0"/>
                                  <w:iCs w:val="0"/>
                                  <w:noProof/>
                                </w:rPr>
                                <w:drawing>
                                  <wp:inline distT="0" distB="0" distL="0" distR="0" wp14:anchorId="3E53CD0D" wp14:editId="584E5E39">
                                    <wp:extent cx="5325745" cy="1383665"/>
                                    <wp:effectExtent l="0" t="0" r="8255" b="6985"/>
                                    <wp:docPr id="20250549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5745" cy="1383665"/>
                                            </a:xfrm>
                                            <a:prstGeom prst="rect">
                                              <a:avLst/>
                                            </a:prstGeom>
                                            <a:noFill/>
                                            <a:ln>
                                              <a:noFill/>
                                            </a:ln>
                                          </pic:spPr>
                                        </pic:pic>
                                      </a:graphicData>
                                    </a:graphic>
                                  </wp:inline>
                                </w:drawing>
                              </w:r>
                            </w:ins>
                          </w:p>
                          <w:p w14:paraId="731D34B2" w14:textId="77777777" w:rsidR="00FD1718" w:rsidRPr="00A2671E" w:rsidRDefault="00FD1718" w:rsidP="00FD171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模拟与流动分析</w:t>
                            </w:r>
                            <w:permEnd w:id="16795185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4D782A" id="_x0000_s1029" type="#_x0000_t202" style="position:absolute;left:0;text-align:left;margin-left:-2.35pt;margin-top:27.9pt;width:419.85pt;height:13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" stroked="f">
                <v:textbox inset="0,0,0,0">
                  <w:txbxContent>
                    <w:p w14:paraId="39F7D117" w14:textId="51819376" w:rsidR="00FD1718" w:rsidRDefault="00FD1718" w:rsidP="00FD1718">
                      <w:pPr>
                        <w:pStyle w:val="Caption"/>
                        <w:spacing w:line="240" w:lineRule="auto"/>
                        <w:ind w:firstLineChars="0" w:firstLine="0"/>
                        <w:jc w:val="center"/>
                        <w:rPr>
                          <w:b/>
                          <w:bCs/>
                          <w:i w:val="0"/>
                          <w:iCs w:val="0"/>
                        </w:rPr>
                      </w:pPr>
                      <w:permStart w:id="1679518596" w:edGrp="everyone"/>
                      <w:del w:id="779" w:author="Yongkai Chen" w:date="2025-03-16T15:15:00Z" w16du:dateUtc="2025-03-16T07:15:00Z">
                        <w:r w:rsidDel="00F06380">
                          <w:rPr>
                            <w:b/>
                            <w:bCs/>
                            <w:i w:val="0"/>
                            <w:iCs w:val="0"/>
                            <w:noProof/>
                          </w:rPr>
                          <w:drawing>
                            <wp:inline distT="0" distB="0" distL="0" distR="0" wp14:anchorId="427B8C98" wp14:editId="340C06D7">
                              <wp:extent cx="3848262" cy="1318382"/>
                              <wp:effectExtent l="0" t="0" r="0" b="0"/>
                              <wp:docPr id="1828795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4016" cy="1320353"/>
                                      </a:xfrm>
                                      <a:prstGeom prst="rect">
                                        <a:avLst/>
                                      </a:prstGeom>
                                      <a:noFill/>
                                      <a:ln>
                                        <a:noFill/>
                                      </a:ln>
                                    </pic:spPr>
                                  </pic:pic>
                                </a:graphicData>
                              </a:graphic>
                            </wp:inline>
                          </w:drawing>
                        </w:r>
                      </w:del>
                      <w:ins w:id="780" w:author="Yongkai Chen" w:date="2025-03-16T16:06:00Z" w16du:dateUtc="2025-03-16T08:06:00Z">
                        <w:r w:rsidR="004E1227">
                          <w:rPr>
                            <w:rFonts w:hint="eastAsia"/>
                            <w:b/>
                            <w:bCs/>
                            <w:i w:val="0"/>
                            <w:iCs w:val="0"/>
                            <w:noProof/>
                          </w:rPr>
                          <w:drawing>
                            <wp:inline distT="0" distB="0" distL="0" distR="0" wp14:anchorId="3E53CD0D" wp14:editId="584E5E39">
                              <wp:extent cx="5325745" cy="1383665"/>
                              <wp:effectExtent l="0" t="0" r="8255" b="6985"/>
                              <wp:docPr id="20250549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5745" cy="1383665"/>
                                      </a:xfrm>
                                      <a:prstGeom prst="rect">
                                        <a:avLst/>
                                      </a:prstGeom>
                                      <a:noFill/>
                                      <a:ln>
                                        <a:noFill/>
                                      </a:ln>
                                    </pic:spPr>
                                  </pic:pic>
                                </a:graphicData>
                              </a:graphic>
                            </wp:inline>
                          </w:drawing>
                        </w:r>
                      </w:ins>
                    </w:p>
                    <w:p w14:paraId="731D34B2" w14:textId="77777777" w:rsidR="00FD1718" w:rsidRPr="00A2671E" w:rsidRDefault="00FD1718" w:rsidP="00FD171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模拟与流动分析</w:t>
                      </w:r>
                      <w:permEnd w:id="1679518596"/>
                    </w:p>
                  </w:txbxContent>
                </v:textbox>
                <w10:wrap type="topAndBottom" anchorx="margin"/>
              </v:shape>
            </w:pict>
          </mc:Fallback>
        </mc:AlternateContent>
      </w:r>
      <w:ins w:id="781" w:author="Yongkai Chen" w:date="2025-03-16T15:27:00Z" w16du:dateUtc="2025-03-16T07:27:00Z">
        <w:r w:rsidR="00BA7CFD">
          <w:rPr>
            <w:rFonts w:ascii="Times New Roman" w:hAnsi="Times New Roman" w:hint="eastAsia"/>
            <w:b w:val="0"/>
            <w:bCs/>
          </w:rPr>
          <w:t>本部分内容</w:t>
        </w:r>
      </w:ins>
      <w:ins w:id="782" w:author="Yongkai Chen" w:date="2025-03-16T15:28:00Z" w16du:dateUtc="2025-03-16T07:28:00Z">
        <w:r w:rsidR="00BA7CFD">
          <w:rPr>
            <w:rFonts w:ascii="Times New Roman" w:hAnsi="Times New Roman" w:hint="eastAsia"/>
            <w:b w:val="0"/>
            <w:bCs/>
          </w:rPr>
          <w:t>主要</w:t>
        </w:r>
      </w:ins>
      <w:ins w:id="783" w:author="Yongkai Chen" w:date="2025-03-16T15:27:00Z" w16du:dateUtc="2025-03-16T07:27:00Z">
        <w:r w:rsidR="00BA7CFD">
          <w:rPr>
            <w:rFonts w:ascii="Times New Roman" w:hAnsi="Times New Roman" w:hint="eastAsia"/>
            <w:b w:val="0"/>
            <w:bCs/>
          </w:rPr>
          <w:t>利用生成式</w:t>
        </w:r>
        <w:r w:rsidR="00BA7CFD">
          <w:rPr>
            <w:rFonts w:ascii="Times New Roman" w:hAnsi="Times New Roman" w:hint="eastAsia"/>
            <w:b w:val="0"/>
            <w:bCs/>
          </w:rPr>
          <w:t>AI</w:t>
        </w:r>
      </w:ins>
      <w:ins w:id="784" w:author="Yongkai Chen" w:date="2025-03-16T15:28:00Z" w16du:dateUtc="2025-03-16T07:28:00Z">
        <w:r w:rsidR="00BA7CFD">
          <w:rPr>
            <w:rFonts w:ascii="Times New Roman" w:hAnsi="Times New Roman" w:hint="eastAsia"/>
            <w:b w:val="0"/>
            <w:bCs/>
          </w:rPr>
          <w:t>构建空间可变泛化阻抗</w:t>
        </w:r>
        <w:r w:rsidR="00B56E87">
          <w:rPr>
            <w:rFonts w:ascii="Times New Roman" w:hAnsi="Times New Roman" w:hint="eastAsia"/>
            <w:b w:val="0"/>
            <w:bCs/>
          </w:rPr>
          <w:t>，如图</w:t>
        </w:r>
        <w:r>
          <w:rPr>
            <w:rFonts w:ascii="Times New Roman" w:hAnsi="Times New Roman" w:hint="eastAsia"/>
            <w:b w:val="0"/>
            <w:bCs/>
          </w:rPr>
          <w:t>4</w:t>
        </w:r>
        <w:r w:rsidR="00B56E87">
          <w:rPr>
            <w:rFonts w:ascii="Times New Roman" w:hAnsi="Times New Roman" w:hint="eastAsia"/>
            <w:b w:val="0"/>
            <w:bCs/>
          </w:rPr>
          <w:t>所示</w:t>
        </w:r>
        <w:r w:rsidR="00BA7CFD">
          <w:rPr>
            <w:rFonts w:ascii="Times New Roman" w:hAnsi="Times New Roman" w:hint="eastAsia"/>
            <w:b w:val="0"/>
            <w:bCs/>
          </w:rPr>
          <w:t>。</w:t>
        </w:r>
      </w:ins>
    </w:p>
    <w:p w14:paraId="2FFD6697" w14:textId="57FE26B1" w:rsidR="00C44D00" w:rsidRDefault="00C95C37" w:rsidP="00325A25">
      <w:pPr>
        <w:pStyle w:val="section"/>
        <w:ind w:firstLineChars="0" w:firstLine="420"/>
        <w:rPr>
          <w:ins w:id="785" w:author="Chen, Yongkai" w:date="2025-03-17T11:09:00Z" w16du:dateUtc="2025-03-17T03:09:00Z"/>
          <w:rFonts w:ascii="Times New Roman" w:hAnsi="Times New Roman"/>
          <w:b w:val="0"/>
          <w:bCs/>
        </w:rPr>
      </w:pPr>
      <w:ins w:id="786" w:author="Yongkai Chen" w:date="2025-03-16T15:29:00Z" w16du:dateUtc="2025-03-16T07:29:00Z">
        <w:r>
          <w:rPr>
            <w:rFonts w:ascii="Times New Roman" w:hAnsi="Times New Roman" w:hint="eastAsia"/>
            <w:b w:val="0"/>
            <w:bCs/>
          </w:rPr>
          <w:t>首先</w:t>
        </w:r>
      </w:ins>
      <w:r w:rsidR="005F4507">
        <w:rPr>
          <w:rFonts w:ascii="Times New Roman" w:hAnsi="Times New Roman" w:hint="eastAsia"/>
          <w:b w:val="0"/>
          <w:bCs/>
        </w:rPr>
        <w:t>基于内容</w:t>
      </w:r>
      <w:r w:rsidR="005F4507">
        <w:rPr>
          <w:rFonts w:ascii="Times New Roman" w:hAnsi="Times New Roman" w:hint="eastAsia"/>
          <w:b w:val="0"/>
          <w:bCs/>
        </w:rPr>
        <w:t>1</w:t>
      </w:r>
      <w:r w:rsidR="005F4507">
        <w:rPr>
          <w:rFonts w:ascii="Times New Roman" w:hAnsi="Times New Roman" w:hint="eastAsia"/>
          <w:b w:val="0"/>
          <w:bCs/>
        </w:rPr>
        <w:t>）所生成的几何外形，</w:t>
      </w:r>
      <w:r w:rsidR="005F4507" w:rsidRPr="004D3B28">
        <w:rPr>
          <w:rFonts w:ascii="Times New Roman" w:hAnsi="Times New Roman" w:hint="eastAsia"/>
          <w:b w:val="0"/>
          <w:bCs/>
        </w:rPr>
        <w:t>选取壁</w:t>
      </w:r>
      <w:ins w:id="787" w:author="Chen, Yongkai" w:date="2025-03-17T11:05:00Z" w16du:dateUtc="2025-03-17T03:05:00Z">
        <w:r w:rsidR="009C794C">
          <w:rPr>
            <w:rFonts w:ascii="Times New Roman" w:hAnsi="Times New Roman" w:hint="eastAsia"/>
            <w:b w:val="0"/>
            <w:bCs/>
          </w:rPr>
          <w:t>温</w:t>
        </w:r>
      </w:ins>
      <m:oMath>
        <m:sSub>
          <m:sSubPr>
            <m:ctrlPr>
              <w:ins w:id="788" w:author="Chen, Yongkai" w:date="2025-03-17T11:06:00Z" w16du:dateUtc="2025-03-17T03:06:00Z">
                <w:rPr>
                  <w:rFonts w:ascii="XITS Math" w:hAnsi="XITS Math" w:cs="XITS Math"/>
                  <w:b w:val="0"/>
                  <w:bCs/>
                  <w:i/>
                </w:rPr>
              </w:ins>
            </m:ctrlPr>
          </m:sSubPr>
          <m:e>
            <m:r>
              <w:ins w:id="789" w:author="Chen, Yongkai" w:date="2025-03-17T11:06:00Z" w16du:dateUtc="2025-03-17T03:06:00Z">
                <w:rPr>
                  <w:rFonts w:ascii="XITS Math" w:hAnsi="XITS Math" w:cs="XITS Math"/>
                </w:rPr>
                <m:t>T</m:t>
              </w:ins>
            </m:r>
          </m:e>
          <m:sub>
            <m:r>
              <w:ins w:id="790" w:author="Chen, Yongkai" w:date="2025-03-17T11:06:00Z" w16du:dateUtc="2025-03-17T03:06:00Z">
                <w:rPr>
                  <w:rFonts w:ascii="XITS Math" w:hAnsi="XITS Math" w:cs="XITS Math"/>
                </w:rPr>
                <m:t>w</m:t>
              </w:ins>
            </m:r>
          </m:sub>
        </m:sSub>
        <m:r>
          <w:ins w:id="791" w:author="Chen, Yongkai" w:date="2025-03-17T11:06:00Z" w16du:dateUtc="2025-03-17T03:06:00Z">
            <m:rPr>
              <m:lit/>
            </m:rPr>
            <w:rPr>
              <w:rFonts w:ascii="XITS Math" w:hAnsi="XITS Math" w:cs="XITS Math"/>
            </w:rPr>
            <m:t>/</m:t>
          </w:ins>
        </m:r>
        <m:sSub>
          <m:sSubPr>
            <m:ctrlPr>
              <w:ins w:id="792" w:author="Chen, Yongkai" w:date="2025-03-17T11:06:00Z" w16du:dateUtc="2025-03-17T03:06:00Z">
                <w:rPr>
                  <w:rFonts w:ascii="XITS Math" w:hAnsi="XITS Math" w:cs="XITS Math"/>
                  <w:b w:val="0"/>
                  <w:bCs/>
                  <w:i/>
                </w:rPr>
              </w:ins>
            </m:ctrlPr>
          </m:sSubPr>
          <m:e>
            <m:r>
              <w:ins w:id="793" w:author="Chen, Yongkai" w:date="2025-03-17T11:06:00Z" w16du:dateUtc="2025-03-17T03:06:00Z">
                <w:rPr>
                  <w:rFonts w:ascii="XITS Math" w:hAnsi="XITS Math" w:cs="XITS Math"/>
                </w:rPr>
                <m:t>T</m:t>
              </w:ins>
            </m:r>
          </m:e>
          <m:sub>
            <m:r>
              <w:ins w:id="794" w:author="Chen, Yongkai" w:date="2025-03-17T11:06:00Z" w16du:dateUtc="2025-03-17T03:06:00Z">
                <w:rPr>
                  <w:rFonts w:ascii="XITS Math" w:hAnsi="XITS Math" w:cs="XITS Math"/>
                </w:rPr>
                <m:t>r</m:t>
              </w:ins>
            </m:r>
          </m:sub>
        </m:sSub>
        <m:r>
          <w:ins w:id="795" w:author="Chen, Yongkai" w:date="2025-03-17T11:06:00Z" w16du:dateUtc="2025-03-17T03:06:00Z">
            <w:rPr>
              <w:rFonts w:ascii="XITS Math" w:hAnsi="XITS Math" w:cs="XITS Math"/>
            </w:rPr>
            <m:t>=0.5, 0.8</m:t>
          </w:ins>
        </m:r>
        <m:r>
          <w:del w:id="796" w:author="Chen, Yongkai" w:date="2025-03-17T11:06:00Z" w16du:dateUtc="2025-03-17T03:06:00Z">
            <m:rPr>
              <m:sty m:val="p"/>
            </m:rPr>
            <w:rPr>
              <w:rFonts w:ascii="XITS Math" w:hAnsi="XITS Math" w:hint="eastAsia"/>
            </w:rPr>
            <m:t>温</m:t>
          </w:del>
        </m:r>
        <m:sSub>
          <m:sSubPr>
            <m:ctrlPr>
              <w:del w:id="797" w:author="Chen, Yongkai" w:date="2025-03-17T11:06:00Z" w16du:dateUtc="2025-03-17T03:06:00Z">
                <w:rPr>
                  <w:rFonts w:ascii="XITS Math" w:hAnsi="XITS Math" w:cs="XITS Math"/>
                  <w:b w:val="0"/>
                  <w:bCs/>
                  <w:i/>
                </w:rPr>
              </w:del>
            </m:ctrlPr>
          </m:sSubPr>
          <m:e>
            <m:r>
              <w:del w:id="798" w:author="Chen, Yongkai" w:date="2025-03-17T11:06:00Z" w16du:dateUtc="2025-03-17T03:06:00Z">
                <w:rPr>
                  <w:rFonts w:ascii="XITS Math" w:hAnsi="XITS Math" w:cs="XITS Math"/>
                </w:rPr>
                <m:t>T</m:t>
              </w:del>
            </m:r>
          </m:e>
          <m:sub>
            <m:r>
              <w:del w:id="799" w:author="Chen, Yongkai" w:date="2025-03-17T11:06:00Z" w16du:dateUtc="2025-03-17T03:06:00Z">
                <w:rPr>
                  <w:rFonts w:ascii="XITS Math" w:hAnsi="XITS Math" w:cs="XITS Math"/>
                </w:rPr>
                <m:t>w</m:t>
              </w:del>
            </m:r>
          </m:sub>
        </m:sSub>
        <m:r>
          <w:del w:id="800" w:author="Chen, Yongkai" w:date="2025-03-17T11:06:00Z" w16du:dateUtc="2025-03-17T03:06:00Z">
            <m:rPr>
              <m:lit/>
            </m:rPr>
            <w:rPr>
              <w:rFonts w:ascii="XITS Math" w:hAnsi="XITS Math" w:cs="XITS Math"/>
            </w:rPr>
            <m:t>/</m:t>
          </w:del>
        </m:r>
        <m:sSub>
          <m:sSubPr>
            <m:ctrlPr>
              <w:del w:id="801" w:author="Chen, Yongkai" w:date="2025-03-17T11:06:00Z" w16du:dateUtc="2025-03-17T03:06:00Z">
                <w:rPr>
                  <w:rFonts w:ascii="XITS Math" w:hAnsi="XITS Math" w:cs="XITS Math"/>
                  <w:b w:val="0"/>
                  <w:bCs/>
                  <w:i/>
                </w:rPr>
              </w:del>
            </m:ctrlPr>
          </m:sSubPr>
          <m:e>
            <m:r>
              <w:del w:id="802" w:author="Chen, Yongkai" w:date="2025-03-17T11:06:00Z" w16du:dateUtc="2025-03-17T03:06:00Z">
                <w:rPr>
                  <w:rFonts w:ascii="XITS Math" w:hAnsi="XITS Math" w:cs="XITS Math"/>
                </w:rPr>
                <m:t>T</m:t>
              </w:del>
            </m:r>
          </m:e>
          <m:sub>
            <m:r>
              <w:del w:id="803" w:author="Chen, Yongkai" w:date="2025-03-17T11:06:00Z" w16du:dateUtc="2025-03-17T03:06:00Z">
                <w:rPr>
                  <w:rFonts w:ascii="XITS Math" w:hAnsi="XITS Math" w:cs="XITS Math"/>
                </w:rPr>
                <m:t>r</m:t>
              </w:del>
            </m:r>
          </m:sub>
        </m:sSub>
        <m:r>
          <w:del w:id="804" w:author="Chen, Yongkai" w:date="2025-03-17T11:06:00Z" w16du:dateUtc="2025-03-17T03:06:00Z">
            <w:rPr>
              <w:rFonts w:ascii="XITS Math" w:hAnsi="XITS Math" w:cs="XITS Math"/>
            </w:rPr>
            <m:t>=0.5, 0.8</m:t>
          </w:del>
        </m:r>
      </m:oMath>
      <w:ins w:id="805" w:author="Chen, Yongkai" w:date="2025-03-17T11:06:00Z" w16du:dateUtc="2025-03-17T03:06:00Z">
        <w:r w:rsidR="008347BF">
          <w:rPr>
            <w:rFonts w:ascii="Times New Roman" w:hAnsi="Times New Roman" w:hint="eastAsia"/>
            <w:b w:val="0"/>
            <w:bCs/>
          </w:rPr>
          <w:t xml:space="preserve">, </w:t>
        </w:r>
      </w:ins>
      <w:del w:id="806" w:author="Chen, Yongkai" w:date="2025-03-17T11:06:00Z" w16du:dateUtc="2025-03-17T03:06:00Z">
        <w:r w:rsidR="005F4507" w:rsidRPr="004D3B28" w:rsidDel="008347BF">
          <w:rPr>
            <w:rFonts w:ascii="Times New Roman" w:hAnsi="Times New Roman" w:hint="eastAsia"/>
            <w:b w:val="0"/>
            <w:bCs/>
          </w:rPr>
          <w:delText>，</w:delText>
        </w:r>
      </w:del>
      <w:r w:rsidR="005F4507" w:rsidRPr="004D3B28">
        <w:rPr>
          <w:rFonts w:ascii="Times New Roman" w:hAnsi="Times New Roman" w:hint="eastAsia"/>
          <w:b w:val="0"/>
          <w:bCs/>
        </w:rPr>
        <w:t>马赫</w:t>
      </w:r>
      <w:ins w:id="807" w:author="Chen, Yongkai" w:date="2025-03-17T11:06:00Z" w16du:dateUtc="2025-03-17T03:06:00Z">
        <w:r w:rsidR="005F3846">
          <w:rPr>
            <w:rFonts w:ascii="Times New Roman" w:hAnsi="Times New Roman" w:hint="eastAsia"/>
            <w:b w:val="0"/>
            <w:bCs/>
          </w:rPr>
          <w:t>数</w:t>
        </w:r>
      </w:ins>
      <m:oMath>
        <m:sSub>
          <m:sSubPr>
            <m:ctrlPr>
              <w:ins w:id="808" w:author="Chen, Yongkai" w:date="2025-03-17T11:06:00Z" w16du:dateUtc="2025-03-17T03:06:00Z">
                <w:rPr>
                  <w:rFonts w:ascii="XITS Math" w:hAnsi="XITS Math" w:cs="XITS Math"/>
                  <w:b w:val="0"/>
                  <w:bCs/>
                  <w:i/>
                </w:rPr>
              </w:ins>
            </m:ctrlPr>
          </m:sSubPr>
          <m:e>
            <m:r>
              <w:ins w:id="809" w:author="Chen, Yongkai" w:date="2025-03-17T11:06:00Z" w16du:dateUtc="2025-03-17T03:06:00Z">
                <w:rPr>
                  <w:rFonts w:ascii="XITS Math" w:hAnsi="XITS Math" w:cs="XITS Math"/>
                </w:rPr>
                <m:t>M</m:t>
              </w:ins>
            </m:r>
          </m:e>
          <m:sub>
            <m:r>
              <w:ins w:id="810" w:author="Chen, Yongkai" w:date="2025-03-17T11:06:00Z" w16du:dateUtc="2025-03-17T03:06:00Z">
                <w:rPr>
                  <w:rFonts w:ascii="XITS Math" w:hAnsi="XITS Math" w:cs="XITS Math"/>
                </w:rPr>
                <m:t>∞</m:t>
              </w:ins>
            </m:r>
          </m:sub>
        </m:sSub>
        <m:r>
          <w:ins w:id="811" w:author="Chen, Yongkai" w:date="2025-03-17T11:07:00Z" w16du:dateUtc="2025-03-17T03:07:00Z">
            <w:rPr>
              <w:rFonts w:ascii="XITS Math" w:hAnsi="XITS Math" w:cs="XITS Math"/>
            </w:rPr>
            <m:t>=6, 8, 10</m:t>
          </w:ins>
        </m:r>
      </m:oMath>
      <w:ins w:id="812" w:author="Chen, Yongkai" w:date="2025-03-17T11:07:00Z" w16du:dateUtc="2025-03-17T03:07:00Z">
        <w:r w:rsidR="00654683">
          <w:rPr>
            <w:rFonts w:ascii="Times New Roman" w:hAnsi="Times New Roman" w:hint="eastAsia"/>
            <w:b w:val="0"/>
            <w:bCs/>
          </w:rPr>
          <w:t xml:space="preserve"> </w:t>
        </w:r>
      </w:ins>
      <w:del w:id="813" w:author="Chen, Yongkai" w:date="2025-03-17T11:07:00Z" w16du:dateUtc="2025-03-17T03:07:00Z">
        <w:r w:rsidR="005F4507" w:rsidRPr="004D3B28" w:rsidDel="000B4878">
          <w:rPr>
            <w:rFonts w:ascii="Times New Roman" w:hAnsi="Times New Roman" w:hint="eastAsia"/>
            <w:b w:val="0"/>
            <w:bCs/>
          </w:rPr>
          <w:delText>数</w:delText>
        </w:r>
      </w:del>
      <m:oMath>
        <m:sSub>
          <m:sSubPr>
            <m:ctrlPr>
              <w:del w:id="814" w:author="Chen, Yongkai" w:date="2025-03-17T11:07:00Z" w16du:dateUtc="2025-03-17T03:07:00Z">
                <w:rPr>
                  <w:rFonts w:ascii="XITS Math" w:hAnsi="XITS Math" w:cs="XITS Math"/>
                  <w:b w:val="0"/>
                  <w:bCs/>
                  <w:i/>
                </w:rPr>
              </w:del>
            </m:ctrlPr>
          </m:sSubPr>
          <m:e>
            <m:r>
              <w:del w:id="815" w:author="Chen, Yongkai" w:date="2025-03-17T11:07:00Z" w16du:dateUtc="2025-03-17T03:07:00Z">
                <w:rPr>
                  <w:rFonts w:ascii="XITS Math" w:hAnsi="XITS Math" w:cs="XITS Math"/>
                </w:rPr>
                <m:t>M</m:t>
              </w:del>
            </m:r>
          </m:e>
          <m:sub>
            <m:r>
              <w:del w:id="816" w:author="Chen, Yongkai" w:date="2025-03-17T11:07:00Z" w16du:dateUtc="2025-03-17T03:07:00Z">
                <w:rPr>
                  <w:rFonts w:ascii="XITS Math" w:hAnsi="XITS Math" w:cs="XITS Math" w:hint="eastAsia"/>
                </w:rPr>
                <m:t>∞</m:t>
              </w:del>
            </m:r>
          </m:sub>
        </m:sSub>
        <m:r>
          <w:del w:id="817" w:author="Chen, Yongkai" w:date="2025-03-17T11:07:00Z" w16du:dateUtc="2025-03-17T03:07:00Z">
            <w:rPr>
              <w:rFonts w:ascii="XITS Math" w:hAnsi="XITS Math" w:cs="XITS Math"/>
            </w:rPr>
            <m:t>=6, 8,10</m:t>
          </w:del>
        </m:r>
      </m:oMath>
      <w:r w:rsidR="005F4507" w:rsidRPr="004D3B28">
        <w:rPr>
          <w:rFonts w:ascii="Times New Roman" w:hAnsi="Times New Roman" w:hint="eastAsia"/>
          <w:b w:val="0"/>
          <w:bCs/>
        </w:rPr>
        <w:t>进行粗糙壁湍流模拟，形成数据库</w:t>
      </w:r>
      <w:r w:rsidR="00517200">
        <w:rPr>
          <w:rFonts w:ascii="Times New Roman" w:hAnsi="Times New Roman" w:hint="eastAsia"/>
          <w:b w:val="0"/>
          <w:bCs/>
        </w:rPr>
        <w:t>以用于模型训练与验证</w:t>
      </w:r>
      <w:r w:rsidR="005F4507" w:rsidRPr="004D3B28">
        <w:rPr>
          <w:rFonts w:ascii="Times New Roman" w:hAnsi="Times New Roman" w:hint="eastAsia"/>
          <w:b w:val="0"/>
          <w:bCs/>
        </w:rPr>
        <w:t>。</w:t>
      </w:r>
      <w:ins w:id="818" w:author="Yongkai Chen" w:date="2025-03-16T15:29:00Z" w16du:dateUtc="2025-03-16T07:29:00Z">
        <w:r w:rsidR="00F50139">
          <w:rPr>
            <w:rFonts w:ascii="Times New Roman" w:hAnsi="Times New Roman" w:hint="eastAsia"/>
            <w:b w:val="0"/>
            <w:bCs/>
          </w:rPr>
          <w:t>其次</w:t>
        </w:r>
      </w:ins>
      <w:del w:id="819" w:author="Yongkai Chen" w:date="2025-03-16T15:29:00Z" w16du:dateUtc="2025-03-16T07:29:00Z">
        <w:r w:rsidR="00791922" w:rsidDel="00E970BB">
          <w:rPr>
            <w:rFonts w:ascii="Times New Roman" w:hAnsi="Times New Roman" w:hint="eastAsia"/>
            <w:b w:val="0"/>
            <w:bCs/>
          </w:rPr>
          <w:delText>利用</w:delText>
        </w:r>
      </w:del>
      <w:ins w:id="820" w:author="Yongkai Chen" w:date="2025-03-16T15:29:00Z" w16du:dateUtc="2025-03-16T07:29:00Z">
        <w:r w:rsidR="00E970BB">
          <w:rPr>
            <w:rFonts w:ascii="Times New Roman" w:hAnsi="Times New Roman" w:hint="eastAsia"/>
            <w:b w:val="0"/>
            <w:bCs/>
          </w:rPr>
          <w:t>在所</w:t>
        </w:r>
      </w:ins>
      <w:del w:id="821" w:author="Yongkai Chen" w:date="2025-03-16T15:29:00Z" w16du:dateUtc="2025-03-16T07:29:00Z">
        <w:r w:rsidR="00594EC1" w:rsidDel="00E970BB">
          <w:rPr>
            <w:rFonts w:ascii="Times New Roman" w:hAnsi="Times New Roman" w:hint="eastAsia"/>
            <w:b w:val="0"/>
            <w:bCs/>
          </w:rPr>
          <w:delText>所构建</w:delText>
        </w:r>
      </w:del>
      <w:ins w:id="822" w:author="Yongkai Chen" w:date="2025-03-16T15:29:00Z" w16du:dateUtc="2025-03-16T07:29:00Z">
        <w:r w:rsidR="00E970BB">
          <w:rPr>
            <w:rFonts w:ascii="Times New Roman" w:hAnsi="Times New Roman" w:hint="eastAsia"/>
            <w:b w:val="0"/>
            <w:bCs/>
          </w:rPr>
          <w:t>构建的</w:t>
        </w:r>
        <w:r w:rsidR="00E970BB">
          <w:rPr>
            <w:rFonts w:ascii="Times New Roman" w:hAnsi="Times New Roman" w:hint="eastAsia"/>
            <w:b w:val="0"/>
            <w:bCs/>
          </w:rPr>
          <w:t>GNN</w:t>
        </w:r>
        <w:r w:rsidR="00E970BB">
          <w:rPr>
            <w:rFonts w:ascii="Times New Roman" w:hAnsi="Times New Roman" w:hint="eastAsia"/>
            <w:b w:val="0"/>
            <w:bCs/>
          </w:rPr>
          <w:t>节点处</w:t>
        </w:r>
      </w:ins>
      <w:del w:id="823" w:author="Yongkai Chen" w:date="2025-03-16T15:29:00Z" w16du:dateUtc="2025-03-16T07:29:00Z">
        <w:r w:rsidR="00594EC1" w:rsidDel="00E970BB">
          <w:rPr>
            <w:rFonts w:ascii="Times New Roman" w:hAnsi="Times New Roman" w:hint="eastAsia"/>
            <w:b w:val="0"/>
            <w:bCs/>
          </w:rPr>
          <w:delText>的</w:delText>
        </w:r>
        <w:r w:rsidR="00273D0B" w:rsidDel="00E970BB">
          <w:rPr>
            <w:rFonts w:ascii="Times New Roman" w:hAnsi="Times New Roman" w:hint="eastAsia"/>
            <w:b w:val="0"/>
            <w:bCs/>
          </w:rPr>
          <w:delText>图神经网络，</w:delText>
        </w:r>
      </w:del>
      <w:ins w:id="824" w:author="Yongkai Chen" w:date="2025-03-16T15:29:00Z" w16du:dateUtc="2025-03-16T07:29:00Z">
        <w:r w:rsidR="00B72D04">
          <w:rPr>
            <w:rFonts w:ascii="Times New Roman" w:hAnsi="Times New Roman" w:hint="eastAsia"/>
            <w:b w:val="0"/>
            <w:bCs/>
          </w:rPr>
          <w:t>定义</w:t>
        </w:r>
      </w:ins>
      <w:del w:id="825" w:author="Yongkai Chen" w:date="2025-03-16T15:29:00Z" w16du:dateUtc="2025-03-16T07:29:00Z">
        <w:r w:rsidR="00C44D00" w:rsidDel="00B72D04">
          <w:rPr>
            <w:rFonts w:ascii="Times New Roman" w:hAnsi="Times New Roman" w:hint="eastAsia"/>
            <w:b w:val="0"/>
            <w:bCs/>
          </w:rPr>
          <w:delText>赋予</w:delText>
        </w:r>
        <w:r w:rsidR="00C44D00" w:rsidDel="00C2428F">
          <w:rPr>
            <w:rFonts w:ascii="Times New Roman" w:hAnsi="Times New Roman" w:hint="eastAsia"/>
            <w:b w:val="0"/>
            <w:bCs/>
          </w:rPr>
          <w:delText>各个节点</w:delText>
        </w:r>
      </w:del>
      <w:r w:rsidR="00052FA0">
        <w:rPr>
          <w:rFonts w:ascii="Times New Roman" w:hAnsi="Times New Roman" w:hint="eastAsia"/>
          <w:b w:val="0"/>
          <w:bCs/>
        </w:rPr>
        <w:t>具有空间变化特征</w:t>
      </w:r>
      <w:r w:rsidR="00C44D00">
        <w:rPr>
          <w:rFonts w:ascii="Times New Roman" w:hAnsi="Times New Roman" w:hint="eastAsia"/>
          <w:b w:val="0"/>
          <w:bCs/>
        </w:rPr>
        <w:t>的阻</w:t>
      </w:r>
      <w:ins w:id="826" w:author="Chen, Yongkai" w:date="2025-03-17T11:07:00Z" w16du:dateUtc="2025-03-17T03:07:00Z">
        <w:r w:rsidR="0038727A">
          <w:rPr>
            <w:rFonts w:ascii="Times New Roman" w:hAnsi="Times New Roman" w:hint="eastAsia"/>
            <w:b w:val="0"/>
            <w:bCs/>
          </w:rPr>
          <w:t>抗</w:t>
        </w:r>
      </w:ins>
      <w:r w:rsidR="0038727A">
        <w:rPr>
          <w:rFonts w:ascii="Times New Roman" w:hAnsi="Times New Roman" w:hint="eastAsia"/>
          <w:b w:val="0"/>
          <w:bCs/>
        </w:rPr>
        <w:t> </w:t>
      </w:r>
      <m:oMath>
        <m:acc>
          <m:accPr>
            <m:ctrlPr>
              <w:ins w:id="827" w:author="Chen, Yongkai" w:date="2025-03-17T11:07:00Z" w16du:dateUtc="2025-03-17T03:07:00Z">
                <w:rPr>
                  <w:rFonts w:ascii="XITS Math" w:hAnsi="XITS Math" w:cs="XITS Math"/>
                  <w:b w:val="0"/>
                  <w:bCs/>
                  <w:i/>
                </w:rPr>
              </w:ins>
            </m:ctrlPr>
          </m:accPr>
          <m:e>
            <m:r>
              <w:ins w:id="828" w:author="Chen, Yongkai" w:date="2025-03-17T11:07:00Z" w16du:dateUtc="2025-03-17T03:07:00Z">
                <w:rPr>
                  <w:rFonts w:ascii="XITS Math" w:hAnsi="XITS Math" w:cs="XITS Math"/>
                </w:rPr>
                <m:t>Z</m:t>
              </w:ins>
            </m:r>
            <m:ctrlPr>
              <w:ins w:id="829" w:author="Chen, Yongkai" w:date="2025-03-17T11:07:00Z" w16du:dateUtc="2025-03-17T03:07:00Z">
                <w:rPr>
                  <w:rFonts w:ascii="XITS Math" w:hAnsi="XITS Math"/>
                  <w:b w:val="0"/>
                  <w:bCs/>
                  <w:i/>
                </w:rPr>
              </w:ins>
            </m:ctrlPr>
          </m:e>
        </m:acc>
        <m:r>
          <w:ins w:id="830" w:author="Chen, Yongkai" w:date="2025-03-17T11:07:00Z" w16du:dateUtc="2025-03-17T03:07:00Z">
            <w:rPr>
              <w:rFonts w:ascii="XITS Math" w:hAnsi="XITS Math"/>
            </w:rPr>
            <m:t>(</m:t>
          </w:ins>
        </m:r>
        <m:r>
          <w:ins w:id="831" w:author="Chen, Yongkai" w:date="2025-03-17T11:07:00Z" w16du:dateUtc="2025-03-17T03:07:00Z">
            <m:rPr>
              <m:sty m:val="bi"/>
            </m:rPr>
            <w:rPr>
              <w:rFonts w:ascii="XITS Math" w:hAnsi="XITS Math"/>
            </w:rPr>
            <m:t>x</m:t>
          </w:ins>
        </m:r>
        <m:r>
          <w:ins w:id="832" w:author="Chen, Yongkai" w:date="2025-03-17T11:07:00Z" w16du:dateUtc="2025-03-17T03:07:00Z">
            <w:rPr>
              <w:rFonts w:ascii="XITS Math" w:hAnsi="XITS Math"/>
            </w:rPr>
            <m:t>, ω)</m:t>
          </w:ins>
        </m:r>
        <m:r>
          <w:del w:id="833" w:author="Chen, Yongkai" w:date="2025-03-17T11:07:00Z" w16du:dateUtc="2025-03-17T03:07:00Z">
            <m:rPr>
              <m:sty m:val="p"/>
            </m:rPr>
            <w:rPr>
              <w:rFonts w:ascii="XITS Math" w:hAnsi="XITS Math" w:hint="eastAsia"/>
            </w:rPr>
            <m:t>抗</m:t>
          </w:del>
        </m:r>
        <m:r>
          <w:del w:id="834" w:author="Chen, Yongkai" w:date="2025-03-17T11:07:00Z" w16du:dateUtc="2025-03-17T03:07:00Z">
            <m:rPr>
              <m:sty m:val="p"/>
            </m:rPr>
            <w:rPr>
              <w:rFonts w:ascii="XITS Math" w:hAnsi="XITS Math" w:hint="eastAsia"/>
            </w:rPr>
            <m:t> </m:t>
          </w:del>
        </m:r>
        <m:acc>
          <m:accPr>
            <m:ctrlPr>
              <w:del w:id="835" w:author="Chen, Yongkai" w:date="2025-03-17T11:07:00Z" w16du:dateUtc="2025-03-17T03:07:00Z">
                <w:rPr>
                  <w:rFonts w:ascii="XITS Math" w:hAnsi="XITS Math" w:cs="XITS Math"/>
                  <w:b w:val="0"/>
                  <w:bCs/>
                  <w:i/>
                </w:rPr>
              </w:del>
            </m:ctrlPr>
          </m:accPr>
          <m:e>
            <m:r>
              <w:del w:id="836" w:author="Chen, Yongkai" w:date="2025-03-17T11:07:00Z" w16du:dateUtc="2025-03-17T03:07:00Z">
                <w:rPr>
                  <w:rFonts w:ascii="XITS Math" w:hAnsi="XITS Math" w:cs="XITS Math"/>
                </w:rPr>
                <m:t>Z</m:t>
              </w:del>
            </m:r>
          </m:e>
        </m:acc>
        <m:r>
          <w:del w:id="837" w:author="Chen, Yongkai" w:date="2025-03-17T11:07:00Z" w16du:dateUtc="2025-03-17T03:07:00Z">
            <w:rPr>
              <w:rFonts w:ascii="XITS Math" w:hAnsi="XITS Math" w:cs="XITS Math"/>
            </w:rPr>
            <m:t>(x,ω</m:t>
          </w:del>
        </m:r>
        <m:r>
          <w:del w:id="838" w:author="Chen, Yongkai" w:date="2025-03-17T11:07:00Z" w16du:dateUtc="2025-03-17T03:07:00Z">
            <w:rPr>
              <w:rFonts w:ascii="XITS Math" w:hAnsi="XITS Math" w:cs="XITS Math"/>
            </w:rPr>
            <m:t>)</m:t>
          </w:del>
        </m:r>
      </m:oMath>
      <w:r w:rsidR="00C44D00">
        <w:rPr>
          <w:rFonts w:ascii="Times New Roman" w:hAnsi="Times New Roman" w:hint="eastAsia"/>
          <w:b w:val="0"/>
          <w:bCs/>
        </w:rPr>
        <w:t>，其中</w:t>
      </w:r>
      <m:oMath>
        <m:r>
          <w:ins w:id="839" w:author="Chen, Yongkai" w:date="2025-03-17T11:07:00Z" w16du:dateUtc="2025-03-17T03:07:00Z">
            <m:rPr>
              <m:sty m:val="bi"/>
            </m:rPr>
            <w:rPr>
              <w:rFonts w:ascii="XITS Math" w:hAnsi="XITS Math" w:cs="XITS Math"/>
            </w:rPr>
            <m:t>x</m:t>
          </w:ins>
        </m:r>
        <m:r>
          <w:del w:id="840" w:author="Chen, Yongkai" w:date="2025-03-17T11:07:00Z" w16du:dateUtc="2025-03-17T03:07:00Z">
            <m:rPr>
              <m:sty m:val="bi"/>
            </m:rPr>
            <w:rPr>
              <w:rFonts w:ascii="XITS Math" w:hAnsi="XITS Math" w:cs="XITS Math"/>
              <w:rPrChange w:id="841" w:author="Yongkai Chen" w:date="2025-03-16T16:27:00Z" w16du:dateUtc="2025-03-16T08:27:00Z">
                <w:rPr>
                  <w:rFonts w:ascii="Cambria Math" w:hAnsi="Cambria Math" w:cs="XITS Math"/>
                </w:rPr>
              </w:rPrChange>
            </w:rPr>
            <m:t>x</m:t>
          </w:del>
        </m:r>
      </m:oMath>
      <w:del w:id="842" w:author="Chen, Yongkai" w:date="2025-03-17T11:07:00Z" w16du:dateUtc="2025-03-17T03:07:00Z">
        <w:r w:rsidR="00C44D00" w:rsidDel="00594A94">
          <w:rPr>
            <w:rFonts w:ascii="Times New Roman" w:hAnsi="Times New Roman" w:hint="eastAsia"/>
            <w:b w:val="0"/>
            <w:bCs/>
          </w:rPr>
          <w:delText>和</w:delText>
        </w:r>
      </w:del>
      <m:oMath>
        <m:r>
          <w:del w:id="843" w:author="Chen, Yongkai" w:date="2025-03-17T11:07:00Z" w16du:dateUtc="2025-03-17T03:07:00Z">
            <m:rPr>
              <m:sty m:val="bi"/>
            </m:rPr>
            <w:rPr>
              <w:rFonts w:ascii="XITS Math" w:hAnsi="XITS Math" w:cs="XITS Math"/>
              <w:rPrChange w:id="844" w:author="Yongkai Chen" w:date="2025-03-16T16:27:00Z" w16du:dateUtc="2025-03-16T08:27:00Z">
                <w:rPr>
                  <w:rFonts w:ascii="STIX Math" w:hAnsi="STIX Math" w:cs="STIX Math"/>
                </w:rPr>
              </w:rPrChange>
            </w:rPr>
            <m:t>ω</m:t>
          </w:del>
        </m:r>
      </m:oMath>
      <w:ins w:id="845" w:author="Chen, Yongkai" w:date="2025-03-17T11:08:00Z" w16du:dateUtc="2025-03-17T03:08:00Z">
        <w:r w:rsidR="00CA64FA">
          <w:rPr>
            <w:rFonts w:ascii="Times New Roman" w:hAnsi="Times New Roman" w:hint="eastAsia"/>
            <w:b w:val="0"/>
            <w:bCs/>
          </w:rPr>
          <w:t>和</w:t>
        </w:r>
      </w:ins>
      <m:oMath>
        <m:r>
          <w:ins w:id="846" w:author="Chen, Yongkai" w:date="2025-03-17T11:08:00Z" w16du:dateUtc="2025-03-17T03:08:00Z">
            <w:rPr>
              <w:rFonts w:ascii="XITS Math" w:hAnsi="XITS Math" w:cs="XITS Math"/>
            </w:rPr>
            <m:t>ω</m:t>
          </w:ins>
        </m:r>
      </m:oMath>
      <w:ins w:id="847" w:author="Chen, Yongkai" w:date="2025-03-17T11:08:00Z" w16du:dateUtc="2025-03-17T03:08:00Z">
        <w:r w:rsidR="00CA64FA">
          <w:rPr>
            <w:rFonts w:ascii="Times New Roman" w:hAnsi="Times New Roman" w:hint="eastAsia"/>
            <w:b w:val="0"/>
            <w:bCs/>
          </w:rPr>
          <w:t>分</w:t>
        </w:r>
      </w:ins>
      <w:del w:id="848" w:author="Chen, Yongkai" w:date="2025-03-17T11:08:00Z" w16du:dateUtc="2025-03-17T03:08:00Z">
        <w:r w:rsidR="00C44D00" w:rsidDel="00CA64FA">
          <w:rPr>
            <w:rFonts w:ascii="Times New Roman" w:hAnsi="Times New Roman" w:hint="eastAsia"/>
            <w:b w:val="0"/>
            <w:bCs/>
          </w:rPr>
          <w:delText>分</w:delText>
        </w:r>
      </w:del>
      <w:r w:rsidR="00C44D00">
        <w:rPr>
          <w:rFonts w:ascii="Times New Roman" w:hAnsi="Times New Roman" w:hint="eastAsia"/>
          <w:b w:val="0"/>
          <w:bCs/>
        </w:rPr>
        <w:t>别为空间坐标</w:t>
      </w:r>
      <w:r w:rsidR="00785915">
        <w:rPr>
          <w:rFonts w:ascii="Times New Roman" w:hAnsi="Times New Roman" w:hint="eastAsia"/>
          <w:b w:val="0"/>
          <w:bCs/>
        </w:rPr>
        <w:t>向量</w:t>
      </w:r>
      <w:r w:rsidR="00C44D00">
        <w:rPr>
          <w:rFonts w:ascii="Times New Roman" w:hAnsi="Times New Roman" w:hint="eastAsia"/>
          <w:b w:val="0"/>
          <w:bCs/>
        </w:rPr>
        <w:t>和角频率。假设</w:t>
      </w:r>
      <w:r w:rsidR="00D5474C">
        <w:rPr>
          <w:rFonts w:ascii="Times New Roman" w:hAnsi="Times New Roman" w:hint="eastAsia"/>
          <w:b w:val="0"/>
          <w:bCs/>
        </w:rPr>
        <w:t> </w:t>
      </w:r>
      <w:bookmarkStart w:id="849" w:name="OLE_LINK4"/>
      <m:oMath>
        <m:sSup>
          <m:sSupPr>
            <m:ctrlPr>
              <w:ins w:id="850" w:author="Chen, Yongkai" w:date="2025-03-17T11:08:00Z" w16du:dateUtc="2025-03-17T03:08:00Z">
                <w:rPr>
                  <w:rFonts w:ascii="XITS Math" w:hAnsi="XITS Math"/>
                  <w:b w:val="0"/>
                  <w:bCs/>
                  <w:i/>
                </w:rPr>
              </w:ins>
            </m:ctrlPr>
          </m:sSupPr>
          <m:e>
            <m:acc>
              <m:accPr>
                <m:ctrlPr>
                  <w:ins w:id="851" w:author="Chen, Yongkai" w:date="2025-03-17T11:08:00Z" w16du:dateUtc="2025-03-17T03:08:00Z">
                    <w:rPr>
                      <w:rFonts w:ascii="XITS Math" w:hAnsi="XITS Math" w:cs="XITS Math"/>
                      <w:b w:val="0"/>
                      <w:bCs/>
                      <w:i/>
                    </w:rPr>
                  </w:ins>
                </m:ctrlPr>
              </m:accPr>
              <m:e>
                <m:r>
                  <w:ins w:id="852" w:author="Chen, Yongkai" w:date="2025-03-17T11:08:00Z" w16du:dateUtc="2025-03-17T03:08:00Z">
                    <w:rPr>
                      <w:rFonts w:ascii="XITS Math" w:hAnsi="XITS Math" w:cs="XITS Math"/>
                    </w:rPr>
                    <m:t>v</m:t>
                  </w:ins>
                </m:r>
                <m:ctrlPr>
                  <w:ins w:id="853" w:author="Chen, Yongkai" w:date="2025-03-17T11:08:00Z" w16du:dateUtc="2025-03-17T03:08:00Z">
                    <w:rPr>
                      <w:rFonts w:ascii="XITS Math" w:hAnsi="XITS Math"/>
                      <w:b w:val="0"/>
                      <w:bCs/>
                      <w:i/>
                    </w:rPr>
                  </w:ins>
                </m:ctrlPr>
              </m:e>
            </m:acc>
          </m:e>
          <m:sup>
            <m:r>
              <w:ins w:id="854" w:author="Chen, Yongkai" w:date="2025-03-17T11:08:00Z" w16du:dateUtc="2025-03-17T03:08:00Z">
                <w:rPr>
                  <w:rFonts w:ascii="XITS Math" w:hAnsi="XITS Math"/>
                </w:rPr>
                <m:t>in</m:t>
              </w:ins>
            </m:r>
          </m:sup>
        </m:sSup>
        <m:d>
          <m:dPr>
            <m:ctrlPr>
              <w:ins w:id="855" w:author="Chen, Yongkai" w:date="2025-03-17T11:08:00Z" w16du:dateUtc="2025-03-17T03:08:00Z">
                <w:rPr>
                  <w:rFonts w:ascii="XITS Math" w:hAnsi="XITS Math"/>
                  <w:b w:val="0"/>
                  <w:bCs/>
                  <w:i/>
                </w:rPr>
              </w:ins>
            </m:ctrlPr>
          </m:dPr>
          <m:e>
            <m:r>
              <w:ins w:id="856" w:author="Chen, Yongkai" w:date="2025-03-17T11:08:00Z" w16du:dateUtc="2025-03-17T03:08:00Z">
                <m:rPr>
                  <m:sty m:val="bi"/>
                </m:rPr>
                <w:rPr>
                  <w:rFonts w:ascii="XITS Math" w:hAnsi="XITS Math"/>
                </w:rPr>
                <m:t>x</m:t>
              </w:ins>
            </m:r>
            <m:r>
              <w:ins w:id="857" w:author="Chen, Yongkai" w:date="2025-03-17T11:08:00Z" w16du:dateUtc="2025-03-17T03:08:00Z">
                <w:rPr>
                  <w:rFonts w:ascii="XITS Math" w:hAnsi="XITS Math"/>
                </w:rPr>
                <m:t>,ω</m:t>
              </w:ins>
            </m:r>
          </m:e>
        </m:d>
        <w:bookmarkEnd w:id="849"/>
        <m:r>
          <w:del w:id="858" w:author="Chen, Yongkai" w:date="2025-03-17T11:08:00Z" w16du:dateUtc="2025-03-17T03:08:00Z">
            <m:rPr>
              <m:sty m:val="p"/>
            </m:rPr>
            <w:rPr>
              <w:rFonts w:ascii="XITS Math" w:hAnsi="XITS Math" w:hint="eastAsia"/>
            </w:rPr>
            <m:t> </m:t>
          </w:del>
        </m:r>
        <w:bookmarkStart w:id="859" w:name="OLE_LINK6"/>
        <m:sSup>
          <m:sSupPr>
            <m:ctrlPr>
              <w:del w:id="860" w:author="Chen, Yongkai" w:date="2025-03-17T11:08:00Z" w16du:dateUtc="2025-03-17T03:08:00Z">
                <w:rPr>
                  <w:rFonts w:ascii="XITS Math" w:hAnsi="XITS Math" w:cs="XITS Math"/>
                  <w:b w:val="0"/>
                  <w:bCs/>
                  <w:i/>
                </w:rPr>
              </w:del>
            </m:ctrlPr>
          </m:sSupPr>
          <m:e>
            <m:acc>
              <m:accPr>
                <m:ctrlPr>
                  <w:del w:id="861" w:author="Chen, Yongkai" w:date="2025-03-17T11:08:00Z" w16du:dateUtc="2025-03-17T03:08:00Z">
                    <w:rPr>
                      <w:rFonts w:ascii="XITS Math" w:hAnsi="XITS Math" w:cs="XITS Math"/>
                      <w:b w:val="0"/>
                      <w:bCs/>
                      <w:i/>
                    </w:rPr>
                  </w:del>
                </m:ctrlPr>
              </m:accPr>
              <m:e>
                <m:r>
                  <w:del w:id="862" w:author="Chen, Yongkai" w:date="2025-03-17T11:08:00Z" w16du:dateUtc="2025-03-17T03:08:00Z">
                    <m:rPr>
                      <m:sty m:val="bi"/>
                    </m:rPr>
                    <w:rPr>
                      <w:rFonts w:ascii="XITS Math" w:hAnsi="XITS Math" w:cs="XITS Math"/>
                    </w:rPr>
                    <m:t>v</m:t>
                  </w:del>
                </m:r>
              </m:e>
            </m:acc>
          </m:e>
          <m:sup>
            <m:r>
              <w:del w:id="863" w:author="Chen, Yongkai" w:date="2025-03-17T11:08:00Z" w16du:dateUtc="2025-03-17T03:08:00Z">
                <m:rPr>
                  <m:sty m:val="bi"/>
                </m:rPr>
                <w:rPr>
                  <w:rFonts w:ascii="XITS Math" w:hAnsi="XITS Math" w:cs="XITS Math"/>
                </w:rPr>
                <m:t>in</m:t>
              </w:del>
            </m:r>
          </m:sup>
        </m:sSup>
        <m:d>
          <m:dPr>
            <m:ctrlPr>
              <w:del w:id="864" w:author="Chen, Yongkai" w:date="2025-03-17T11:08:00Z" w16du:dateUtc="2025-03-17T03:08:00Z">
                <w:rPr>
                  <w:rFonts w:ascii="XITS Math" w:hAnsi="XITS Math" w:cs="XITS Math"/>
                  <w:b w:val="0"/>
                  <w:bCs/>
                  <w:i/>
                </w:rPr>
              </w:del>
            </m:ctrlPr>
          </m:dPr>
          <m:e>
            <m:r>
              <w:del w:id="865" w:author="Chen, Yongkai" w:date="2025-03-17T11:08:00Z" w16du:dateUtc="2025-03-17T03:08:00Z">
                <m:rPr>
                  <m:sty m:val="bi"/>
                </m:rPr>
                <w:rPr>
                  <w:rFonts w:ascii="XITS Math" w:hAnsi="XITS Math" w:cs="XITS Math"/>
                </w:rPr>
                <m:t>x,ω</m:t>
              </w:del>
            </m:r>
          </m:e>
        </m:d>
        <w:bookmarkEnd w:id="859"/>
        <m:r>
          <w:del w:id="866" w:author="Chen, Yongkai" w:date="2025-03-17T11:08:00Z" w16du:dateUtc="2025-03-17T03:08:00Z">
            <m:rPr>
              <m:sty m:val="p"/>
            </m:rPr>
            <w:rPr>
              <w:rFonts w:ascii="XITS Math" w:hAnsi="XITS Math" w:hint="eastAsia"/>
            </w:rPr>
            <m:t>和</m:t>
          </w:del>
        </m:r>
        <m:sSup>
          <m:sSupPr>
            <m:ctrlPr>
              <w:del w:id="867" w:author="Chen, Yongkai" w:date="2025-03-17T11:08:00Z" w16du:dateUtc="2025-03-17T03:08:00Z">
                <w:rPr>
                  <w:rFonts w:ascii="XITS Math" w:hAnsi="XITS Math" w:cs="XITS Math"/>
                  <w:b w:val="0"/>
                  <w:bCs/>
                  <w:i/>
                </w:rPr>
              </w:del>
            </m:ctrlPr>
          </m:sSupPr>
          <m:e>
            <m:acc>
              <m:accPr>
                <m:ctrlPr>
                  <w:del w:id="868" w:author="Chen, Yongkai" w:date="2025-03-17T11:08:00Z" w16du:dateUtc="2025-03-17T03:08:00Z">
                    <w:rPr>
                      <w:rFonts w:ascii="XITS Math" w:hAnsi="XITS Math" w:cs="XITS Math"/>
                      <w:b w:val="0"/>
                      <w:bCs/>
                      <w:i/>
                    </w:rPr>
                  </w:del>
                </m:ctrlPr>
              </m:accPr>
              <m:e>
                <m:r>
                  <w:del w:id="869" w:author="Chen, Yongkai" w:date="2025-03-17T11:08:00Z" w16du:dateUtc="2025-03-17T03:08:00Z">
                    <m:rPr>
                      <m:sty m:val="bi"/>
                    </m:rPr>
                    <w:rPr>
                      <w:rFonts w:ascii="XITS Math" w:hAnsi="XITS Math" w:cs="XITS Math"/>
                    </w:rPr>
                    <m:t>v</m:t>
                  </w:del>
                </m:r>
              </m:e>
            </m:acc>
          </m:e>
          <m:sup>
            <m:r>
              <w:del w:id="870" w:author="Chen, Yongkai" w:date="2025-03-17T11:08:00Z" w16du:dateUtc="2025-03-17T03:08:00Z">
                <m:rPr>
                  <m:sty m:val="bi"/>
                </m:rPr>
                <w:rPr>
                  <w:rFonts w:ascii="XITS Math" w:hAnsi="XITS Math" w:cs="XITS Math"/>
                </w:rPr>
                <m:t>out</m:t>
              </w:del>
            </m:r>
          </m:sup>
        </m:sSup>
        <m:d>
          <m:dPr>
            <m:ctrlPr>
              <w:del w:id="871" w:author="Chen, Yongkai" w:date="2025-03-17T11:08:00Z" w16du:dateUtc="2025-03-17T03:08:00Z">
                <w:rPr>
                  <w:rFonts w:ascii="XITS Math" w:hAnsi="XITS Math" w:cs="XITS Math"/>
                  <w:b w:val="0"/>
                  <w:bCs/>
                  <w:i/>
                </w:rPr>
              </w:del>
            </m:ctrlPr>
          </m:dPr>
          <m:e>
            <m:r>
              <w:del w:id="872" w:author="Chen, Yongkai" w:date="2025-03-17T11:08:00Z" w16du:dateUtc="2025-03-17T03:08:00Z">
                <m:rPr>
                  <m:sty m:val="bi"/>
                </m:rPr>
                <w:rPr>
                  <w:rFonts w:ascii="XITS Math" w:hAnsi="XITS Math" w:cs="XITS Math"/>
                </w:rPr>
                <m:t>x,ω</m:t>
              </w:del>
            </m:r>
          </m:e>
        </m:d>
        <m:r>
          <w:del w:id="873" w:author="Chen, Yongkai" w:date="2025-03-17T11:08:00Z" w16du:dateUtc="2025-03-17T03:08:00Z">
            <m:rPr>
              <m:sty m:val="p"/>
            </m:rPr>
            <w:rPr>
              <w:rFonts w:ascii="XITS Math" w:hAnsi="XITS Math" w:hint="eastAsia"/>
            </w:rPr>
            <m:t>分别</m:t>
          </w:del>
        </m:r>
      </m:oMath>
      <w:ins w:id="874" w:author="Chen, Yongkai" w:date="2025-03-17T11:08:00Z" w16du:dateUtc="2025-03-17T03:08:00Z">
        <w:r w:rsidR="000913C4">
          <w:rPr>
            <w:rFonts w:ascii="Times New Roman" w:hAnsi="Times New Roman" w:hint="eastAsia"/>
            <w:b w:val="0"/>
            <w:bCs/>
          </w:rPr>
          <w:t>和</w:t>
        </w:r>
      </w:ins>
      <m:oMath>
        <m:sSup>
          <m:sSupPr>
            <m:ctrlPr>
              <w:ins w:id="875" w:author="Chen, Yongkai" w:date="2025-03-17T11:08:00Z" w16du:dateUtc="2025-03-17T03:08:00Z">
                <w:rPr>
                  <w:rFonts w:ascii="XITS Math" w:hAnsi="XITS Math"/>
                  <w:b w:val="0"/>
                  <w:bCs/>
                  <w:i/>
                </w:rPr>
              </w:ins>
            </m:ctrlPr>
          </m:sSupPr>
          <m:e>
            <m:acc>
              <m:accPr>
                <m:ctrlPr>
                  <w:ins w:id="876" w:author="Chen, Yongkai" w:date="2025-03-17T11:08:00Z" w16du:dateUtc="2025-03-17T03:08:00Z">
                    <w:rPr>
                      <w:rFonts w:ascii="XITS Math" w:hAnsi="XITS Math" w:cs="XITS Math"/>
                      <w:b w:val="0"/>
                      <w:bCs/>
                      <w:i/>
                    </w:rPr>
                  </w:ins>
                </m:ctrlPr>
              </m:accPr>
              <m:e>
                <m:r>
                  <w:ins w:id="877" w:author="Chen, Yongkai" w:date="2025-03-17T11:08:00Z" w16du:dateUtc="2025-03-17T03:08:00Z">
                    <w:rPr>
                      <w:rFonts w:ascii="XITS Math" w:hAnsi="XITS Math" w:cs="XITS Math"/>
                    </w:rPr>
                    <m:t>v</m:t>
                  </w:ins>
                </m:r>
                <m:ctrlPr>
                  <w:ins w:id="878" w:author="Chen, Yongkai" w:date="2025-03-17T11:08:00Z" w16du:dateUtc="2025-03-17T03:08:00Z">
                    <w:rPr>
                      <w:rFonts w:ascii="XITS Math" w:hAnsi="XITS Math"/>
                      <w:b w:val="0"/>
                      <w:bCs/>
                      <w:i/>
                    </w:rPr>
                  </w:ins>
                </m:ctrlPr>
              </m:e>
            </m:acc>
          </m:e>
          <m:sup>
            <m:r>
              <w:ins w:id="879" w:author="Chen, Yongkai" w:date="2025-03-17T11:09:00Z" w16du:dateUtc="2025-03-17T03:09:00Z">
                <w:rPr>
                  <w:rFonts w:ascii="XITS Math" w:hAnsi="XITS Math"/>
                </w:rPr>
                <m:t>out</m:t>
              </w:ins>
            </m:r>
          </m:sup>
        </m:sSup>
        <m:r>
          <w:ins w:id="880" w:author="Chen, Yongkai" w:date="2025-03-17T11:08:00Z" w16du:dateUtc="2025-03-17T03:08:00Z">
            <w:rPr>
              <w:rFonts w:ascii="XITS Math" w:hAnsi="XITS Math"/>
            </w:rPr>
            <m:t>(</m:t>
          </w:ins>
        </m:r>
        <m:r>
          <w:ins w:id="881" w:author="Chen, Yongkai" w:date="2025-03-17T11:08:00Z" w16du:dateUtc="2025-03-17T03:08:00Z">
            <m:rPr>
              <m:sty m:val="bi"/>
            </m:rPr>
            <w:rPr>
              <w:rFonts w:ascii="XITS Math" w:hAnsi="XITS Math"/>
            </w:rPr>
            <m:t>x</m:t>
          </w:ins>
        </m:r>
        <m:r>
          <w:ins w:id="882" w:author="Chen, Yongkai" w:date="2025-03-17T11:08:00Z" w16du:dateUtc="2025-03-17T03:08:00Z">
            <w:rPr>
              <w:rFonts w:ascii="XITS Math" w:hAnsi="XITS Math"/>
            </w:rPr>
            <m:t>,ω)</m:t>
          </w:ins>
        </m:r>
      </m:oMath>
      <w:ins w:id="883" w:author="Chen, Yongkai" w:date="2025-03-17T11:08:00Z" w16du:dateUtc="2025-03-17T03:08:00Z">
        <w:r w:rsidR="000913C4">
          <w:rPr>
            <w:rFonts w:ascii="Times New Roman" w:hAnsi="Times New Roman" w:hint="eastAsia"/>
            <w:b w:val="0"/>
            <w:bCs/>
          </w:rPr>
          <w:t>分别</w:t>
        </w:r>
      </w:ins>
      <w:del w:id="884" w:author="Chen, Yongkai" w:date="2025-03-17T11:08:00Z" w16du:dateUtc="2025-03-17T03:08:00Z">
        <w:r w:rsidR="00C44D00" w:rsidDel="000913C4">
          <w:rPr>
            <w:rFonts w:ascii="Times New Roman" w:hAnsi="Times New Roman" w:hint="eastAsia"/>
            <w:b w:val="0"/>
            <w:bCs/>
          </w:rPr>
          <w:delText>为</w:delText>
        </w:r>
      </w:del>
      <w:r w:rsidR="00C44D00">
        <w:rPr>
          <w:rFonts w:ascii="Times New Roman" w:hAnsi="Times New Roman" w:hint="eastAsia"/>
          <w:b w:val="0"/>
          <w:bCs/>
        </w:rPr>
        <w:t>某节点处的输入信号和输出信号，并不失一般性地定义</w:t>
      </w:r>
    </w:p>
    <w:p w14:paraId="71242619" w14:textId="073E9F6D" w:rsidR="002A70EF" w:rsidRPr="005144DD" w:rsidDel="004A44FC" w:rsidRDefault="005144DD" w:rsidP="00325A25">
      <w:pPr>
        <w:pStyle w:val="section"/>
        <w:ind w:firstLineChars="0" w:firstLine="420"/>
        <w:rPr>
          <w:del w:id="885" w:author="Chen, Yongkai" w:date="2025-03-17T11:09:00Z" w16du:dateUtc="2025-03-17T03:09:00Z"/>
          <w:rFonts w:ascii="Times New Roman" w:hAnsi="Times New Roman" w:hint="eastAsia"/>
          <w:b w:val="0"/>
          <w:bCs/>
          <w:i/>
          <w:rPrChange w:id="886" w:author="Chen, Yongkai" w:date="2025-03-17T11:09:00Z" w16du:dateUtc="2025-03-17T03:09:00Z">
            <w:rPr>
              <w:del w:id="887" w:author="Chen, Yongkai" w:date="2025-03-17T11:09:00Z" w16du:dateUtc="2025-03-17T03:09:00Z"/>
              <w:rFonts w:ascii="Times New Roman" w:hAnsi="Times New Roman" w:hint="eastAsia"/>
              <w:b w:val="0"/>
              <w:bCs/>
            </w:rPr>
          </w:rPrChange>
        </w:rPr>
      </w:pPr>
      <m:oMathPara>
        <m:oMath>
          <m:sSup>
            <m:sSupPr>
              <m:ctrlPr>
                <w:ins w:id="888" w:author="Chen, Yongkai" w:date="2025-03-17T11:09:00Z" w16du:dateUtc="2025-03-17T03:09:00Z">
                  <w:rPr>
                    <w:rFonts w:ascii="XITS Math" w:hAnsi="XITS Math"/>
                    <w:b w:val="0"/>
                    <w:bCs/>
                    <w:i/>
                  </w:rPr>
                </w:ins>
              </m:ctrlPr>
            </m:sSupPr>
            <m:e>
              <m:acc>
                <m:accPr>
                  <m:ctrlPr>
                    <w:ins w:id="889" w:author="Chen, Yongkai" w:date="2025-03-17T11:09:00Z" w16du:dateUtc="2025-03-17T03:09:00Z">
                      <w:rPr>
                        <w:rFonts w:ascii="XITS Math" w:hAnsi="XITS Math" w:cs="XITS Math"/>
                        <w:b w:val="0"/>
                        <w:bCs/>
                        <w:i/>
                      </w:rPr>
                    </w:ins>
                  </m:ctrlPr>
                </m:accPr>
                <m:e>
                  <m:r>
                    <w:ins w:id="890" w:author="Chen, Yongkai" w:date="2025-03-17T11:09:00Z" w16du:dateUtc="2025-03-17T03:09:00Z">
                      <w:rPr>
                        <w:rFonts w:ascii="XITS Math" w:hAnsi="XITS Math" w:cs="XITS Math"/>
                      </w:rPr>
                      <m:t>v</m:t>
                    </w:ins>
                  </m:r>
                  <m:ctrlPr>
                    <w:ins w:id="891" w:author="Chen, Yongkai" w:date="2025-03-17T11:09:00Z" w16du:dateUtc="2025-03-17T03:09:00Z">
                      <w:rPr>
                        <w:rFonts w:ascii="XITS Math" w:hAnsi="XITS Math"/>
                        <w:b w:val="0"/>
                        <w:bCs/>
                        <w:i/>
                      </w:rPr>
                    </w:ins>
                  </m:ctrlPr>
                </m:e>
              </m:acc>
            </m:e>
            <m:sup>
              <m:r>
                <w:ins w:id="892" w:author="Chen, Yongkai" w:date="2025-03-17T11:09:00Z" w16du:dateUtc="2025-03-17T03:09:00Z">
                  <w:rPr>
                    <w:rFonts w:ascii="XITS Math" w:hAnsi="XITS Math"/>
                  </w:rPr>
                  <m:t>out</m:t>
                </w:ins>
              </m:r>
            </m:sup>
          </m:sSup>
          <m:d>
            <m:dPr>
              <m:ctrlPr>
                <w:ins w:id="893" w:author="Chen, Yongkai" w:date="2025-03-17T11:09:00Z" w16du:dateUtc="2025-03-17T03:09:00Z">
                  <w:rPr>
                    <w:rFonts w:ascii="XITS Math" w:hAnsi="XITS Math"/>
                    <w:b w:val="0"/>
                    <w:bCs/>
                    <w:i/>
                  </w:rPr>
                </w:ins>
              </m:ctrlPr>
            </m:dPr>
            <m:e>
              <m:r>
                <w:ins w:id="894" w:author="Chen, Yongkai" w:date="2025-03-17T11:09:00Z" w16du:dateUtc="2025-03-17T03:09:00Z">
                  <m:rPr>
                    <m:sty m:val="bi"/>
                  </m:rPr>
                  <w:rPr>
                    <w:rFonts w:ascii="XITS Math" w:hAnsi="XITS Math"/>
                  </w:rPr>
                  <m:t>x</m:t>
                </w:ins>
              </m:r>
              <m:r>
                <w:ins w:id="895" w:author="Chen, Yongkai" w:date="2025-03-17T11:09:00Z" w16du:dateUtc="2025-03-17T03:09:00Z">
                  <w:rPr>
                    <w:rFonts w:ascii="XITS Math" w:hAnsi="XITS Math"/>
                  </w:rPr>
                  <m:t>,ω</m:t>
                </w:ins>
              </m:r>
            </m:e>
          </m:d>
          <m:r>
            <w:ins w:id="896" w:author="Chen, Yongkai" w:date="2025-03-17T11:09:00Z" w16du:dateUtc="2025-03-17T03:09:00Z">
              <w:rPr>
                <w:rFonts w:ascii="XITS Math" w:hAnsi="XITS Math" w:cs="XITS Math"/>
              </w:rPr>
              <m:t>=[</m:t>
            </w:ins>
          </m:r>
          <m:acc>
            <m:accPr>
              <m:ctrlPr>
                <w:ins w:id="897" w:author="Chen, Yongkai" w:date="2025-03-17T11:09:00Z" w16du:dateUtc="2025-03-17T03:09:00Z">
                  <w:rPr>
                    <w:rFonts w:ascii="XITS Math" w:hAnsi="XITS Math" w:cs="XITS Math"/>
                    <w:b w:val="0"/>
                    <w:bCs/>
                    <w:i/>
                  </w:rPr>
                </w:ins>
              </m:ctrlPr>
            </m:accPr>
            <m:e>
              <m:r>
                <w:ins w:id="898" w:author="Chen, Yongkai" w:date="2025-03-17T11:09:00Z" w16du:dateUtc="2025-03-17T03:09:00Z">
                  <w:rPr>
                    <w:rFonts w:ascii="XITS Math" w:hAnsi="XITS Math" w:cs="XITS Math"/>
                  </w:rPr>
                  <m:t>Z</m:t>
                </w:ins>
              </m:r>
              <m:ctrlPr>
                <w:ins w:id="899" w:author="Chen, Yongkai" w:date="2025-03-17T11:09:00Z" w16du:dateUtc="2025-03-17T03:09:00Z">
                  <w:rPr>
                    <w:rFonts w:ascii="XITS Math" w:hAnsi="XITS Math"/>
                    <w:b w:val="0"/>
                    <w:bCs/>
                    <w:i/>
                  </w:rPr>
                </w:ins>
              </m:ctrlPr>
            </m:e>
          </m:acc>
          <m:d>
            <m:dPr>
              <m:ctrlPr>
                <w:ins w:id="900" w:author="Chen, Yongkai" w:date="2025-03-17T11:09:00Z" w16du:dateUtc="2025-03-17T03:09:00Z">
                  <w:rPr>
                    <w:rFonts w:ascii="XITS Math" w:hAnsi="XITS Math"/>
                    <w:b w:val="0"/>
                    <w:bCs/>
                    <w:i/>
                  </w:rPr>
                </w:ins>
              </m:ctrlPr>
            </m:dPr>
            <m:e>
              <m:r>
                <w:ins w:id="901" w:author="Chen, Yongkai" w:date="2025-03-17T11:09:00Z" w16du:dateUtc="2025-03-17T03:09:00Z">
                  <m:rPr>
                    <m:sty m:val="bi"/>
                  </m:rPr>
                  <w:rPr>
                    <w:rFonts w:ascii="XITS Math" w:hAnsi="XITS Math"/>
                  </w:rPr>
                  <m:t>x</m:t>
                </w:ins>
              </m:r>
              <m:r>
                <w:ins w:id="902" w:author="Chen, Yongkai" w:date="2025-03-17T11:09:00Z" w16du:dateUtc="2025-03-17T03:09:00Z">
                  <w:rPr>
                    <w:rFonts w:ascii="XITS Math" w:hAnsi="XITS Math"/>
                  </w:rPr>
                  <m:t>, ω</m:t>
                </w:ins>
              </m:r>
            </m:e>
          </m:d>
          <m:r>
            <w:ins w:id="903" w:author="Chen, Yongkai" w:date="2025-03-17T11:09:00Z" w16du:dateUtc="2025-03-17T03:09:00Z">
              <w:rPr>
                <w:rFonts w:ascii="XITS Math" w:hAnsi="XITS Math"/>
              </w:rPr>
              <m:t>-1]</m:t>
            </w:ins>
          </m:r>
          <m:sSup>
            <m:sSupPr>
              <m:ctrlPr>
                <w:ins w:id="904" w:author="Chen, Yongkai" w:date="2025-03-17T11:09:00Z" w16du:dateUtc="2025-03-17T03:09:00Z">
                  <w:rPr>
                    <w:rFonts w:ascii="XITS Math" w:hAnsi="XITS Math"/>
                    <w:b w:val="0"/>
                    <w:bCs/>
                    <w:i/>
                  </w:rPr>
                </w:ins>
              </m:ctrlPr>
            </m:sSupPr>
            <m:e>
              <m:acc>
                <m:accPr>
                  <m:ctrlPr>
                    <w:ins w:id="905" w:author="Chen, Yongkai" w:date="2025-03-17T11:09:00Z" w16du:dateUtc="2025-03-17T03:09:00Z">
                      <w:rPr>
                        <w:rFonts w:ascii="XITS Math" w:hAnsi="XITS Math" w:cs="XITS Math"/>
                        <w:b w:val="0"/>
                        <w:bCs/>
                        <w:i/>
                      </w:rPr>
                    </w:ins>
                  </m:ctrlPr>
                </m:accPr>
                <m:e>
                  <m:r>
                    <w:ins w:id="906" w:author="Chen, Yongkai" w:date="2025-03-17T11:09:00Z" w16du:dateUtc="2025-03-17T03:09:00Z">
                      <w:rPr>
                        <w:rFonts w:ascii="XITS Math" w:hAnsi="XITS Math" w:cs="XITS Math"/>
                      </w:rPr>
                      <m:t>v</m:t>
                    </w:ins>
                  </m:r>
                  <m:ctrlPr>
                    <w:ins w:id="907" w:author="Chen, Yongkai" w:date="2025-03-17T11:09:00Z" w16du:dateUtc="2025-03-17T03:09:00Z">
                      <w:rPr>
                        <w:rFonts w:ascii="XITS Math" w:hAnsi="XITS Math"/>
                        <w:b w:val="0"/>
                        <w:bCs/>
                        <w:i/>
                      </w:rPr>
                    </w:ins>
                  </m:ctrlPr>
                </m:e>
              </m:acc>
            </m:e>
            <m:sup>
              <m:r>
                <w:ins w:id="908" w:author="Chen, Yongkai" w:date="2025-03-17T11:09:00Z" w16du:dateUtc="2025-03-17T03:09:00Z">
                  <w:rPr>
                    <w:rFonts w:ascii="XITS Math" w:hAnsi="XITS Math"/>
                  </w:rPr>
                  <m:t>in</m:t>
                </w:ins>
              </m:r>
            </m:sup>
          </m:sSup>
          <m:d>
            <m:dPr>
              <m:ctrlPr>
                <w:ins w:id="909" w:author="Chen, Yongkai" w:date="2025-03-17T11:09:00Z" w16du:dateUtc="2025-03-17T03:09:00Z">
                  <w:rPr>
                    <w:rFonts w:ascii="XITS Math" w:hAnsi="XITS Math"/>
                    <w:b w:val="0"/>
                    <w:bCs/>
                    <w:i/>
                  </w:rPr>
                </w:ins>
              </m:ctrlPr>
            </m:dPr>
            <m:e>
              <m:r>
                <w:ins w:id="910" w:author="Chen, Yongkai" w:date="2025-03-17T11:09:00Z" w16du:dateUtc="2025-03-17T03:09:00Z">
                  <m:rPr>
                    <m:sty m:val="bi"/>
                  </m:rPr>
                  <w:rPr>
                    <w:rFonts w:ascii="XITS Math" w:hAnsi="XITS Math"/>
                  </w:rPr>
                  <m:t>x</m:t>
                </w:ins>
              </m:r>
              <m:r>
                <w:ins w:id="911" w:author="Chen, Yongkai" w:date="2025-03-17T11:09:00Z" w16du:dateUtc="2025-03-17T03:09:00Z">
                  <w:rPr>
                    <w:rFonts w:ascii="XITS Math" w:hAnsi="XITS Math"/>
                  </w:rPr>
                  <m:t>,ω</m:t>
                </w:ins>
              </m:r>
            </m:e>
          </m:d>
        </m:oMath>
      </m:oMathPara>
    </w:p>
    <w:p w14:paraId="27556DA6" w14:textId="6B0915AF" w:rsidR="00C44D00" w:rsidRPr="00B653DE" w:rsidRDefault="00000000" w:rsidP="004A44FC">
      <w:pPr>
        <w:pStyle w:val="section"/>
        <w:ind w:firstLineChars="0" w:firstLine="420"/>
        <w:rPr>
          <w:rFonts w:ascii="Times New Roman" w:hAnsi="Times New Roman"/>
          <w:b w:val="0"/>
          <w:bCs/>
          <w:i/>
        </w:rPr>
      </w:pPr>
      <m:oMathPara>
        <m:oMath>
          <m:sSup>
            <m:sSupPr>
              <m:ctrlPr>
                <w:del w:id="912" w:author="Chen, Yongkai" w:date="2025-03-17T11:09:00Z" w16du:dateUtc="2025-03-17T03:09:00Z">
                  <w:rPr>
                    <w:rFonts w:ascii="XITS Math" w:hAnsi="XITS Math" w:cs="XITS Math"/>
                    <w:b w:val="0"/>
                    <w:bCs/>
                    <w:i/>
                  </w:rPr>
                </w:del>
              </m:ctrlPr>
            </m:sSupPr>
            <m:e>
              <m:acc>
                <m:accPr>
                  <m:ctrlPr>
                    <w:del w:id="913" w:author="Chen, Yongkai" w:date="2025-03-17T11:09:00Z" w16du:dateUtc="2025-03-17T03:09:00Z">
                      <w:rPr>
                        <w:rFonts w:ascii="XITS Math" w:hAnsi="XITS Math" w:cs="XITS Math"/>
                        <w:b w:val="0"/>
                        <w:bCs/>
                        <w:i/>
                      </w:rPr>
                    </w:del>
                  </m:ctrlPr>
                </m:accPr>
                <m:e>
                  <m:r>
                    <w:del w:id="914" w:author="Chen, Yongkai" w:date="2025-03-17T11:09:00Z" w16du:dateUtc="2025-03-17T03:09:00Z">
                      <m:rPr>
                        <m:sty m:val="bi"/>
                      </m:rPr>
                      <w:rPr>
                        <w:rFonts w:ascii="XITS Math" w:hAnsi="XITS Math" w:cs="XITS Math"/>
                        <w:rPrChange w:id="915" w:author="Yongkai Chen" w:date="2025-03-16T16:26:00Z" w16du:dateUtc="2025-03-16T08:26:00Z">
                          <w:rPr>
                            <w:rFonts w:ascii="Cambria Math" w:hAnsi="Cambria Math"/>
                          </w:rPr>
                        </w:rPrChange>
                      </w:rPr>
                      <m:t>v</m:t>
                    </w:del>
                  </m:r>
                </m:e>
              </m:acc>
            </m:e>
            <m:sup>
              <m:r>
                <w:del w:id="916" w:author="Chen, Yongkai" w:date="2025-03-17T11:09:00Z" w16du:dateUtc="2025-03-17T03:09:00Z">
                  <m:rPr>
                    <m:sty m:val="bi"/>
                  </m:rPr>
                  <w:rPr>
                    <w:rFonts w:ascii="XITS Math" w:hAnsi="XITS Math" w:cs="XITS Math"/>
                    <w:rPrChange w:id="917" w:author="Yongkai Chen" w:date="2025-03-16T16:26:00Z" w16du:dateUtc="2025-03-16T08:26:00Z">
                      <w:rPr>
                        <w:rFonts w:ascii="Cambria Math" w:hAnsi="Cambria Math"/>
                      </w:rPr>
                    </w:rPrChange>
                  </w:rPr>
                  <m:t>out</m:t>
                </w:del>
              </m:r>
            </m:sup>
          </m:sSup>
          <m:d>
            <m:dPr>
              <m:ctrlPr>
                <w:del w:id="918" w:author="Chen, Yongkai" w:date="2025-03-17T11:09:00Z" w16du:dateUtc="2025-03-17T03:09:00Z">
                  <w:rPr>
                    <w:rFonts w:ascii="XITS Math" w:hAnsi="XITS Math" w:cs="XITS Math"/>
                    <w:b w:val="0"/>
                    <w:bCs/>
                    <w:i/>
                  </w:rPr>
                </w:del>
              </m:ctrlPr>
            </m:dPr>
            <m:e>
              <m:r>
                <w:del w:id="919" w:author="Chen, Yongkai" w:date="2025-03-17T11:09:00Z" w16du:dateUtc="2025-03-17T03:09:00Z">
                  <m:rPr>
                    <m:sty m:val="bi"/>
                  </m:rPr>
                  <w:rPr>
                    <w:rFonts w:ascii="XITS Math" w:hAnsi="XITS Math" w:cs="XITS Math"/>
                    <w:rPrChange w:id="920" w:author="Yongkai Chen" w:date="2025-03-16T16:26:00Z" w16du:dateUtc="2025-03-16T08:26:00Z">
                      <w:rPr>
                        <w:rFonts w:ascii="STIX Math" w:hAnsi="STIX Math" w:cs="STIX Math"/>
                      </w:rPr>
                    </w:rPrChange>
                  </w:rPr>
                  <m:t>x</m:t>
                </w:del>
              </m:r>
              <m:r>
                <w:del w:id="921" w:author="Chen, Yongkai" w:date="2025-03-17T11:09:00Z" w16du:dateUtc="2025-03-17T03:09:00Z">
                  <m:rPr>
                    <m:sty m:val="bi"/>
                  </m:rPr>
                  <w:rPr>
                    <w:rFonts w:ascii="XITS Math" w:hAnsi="XITS Math" w:cs="XITS Math"/>
                    <w:rPrChange w:id="922" w:author="Yongkai Chen" w:date="2025-03-16T16:26:00Z" w16du:dateUtc="2025-03-16T08:26:00Z">
                      <w:rPr>
                        <w:rFonts w:ascii="Cambria Math" w:hAnsi="Cambria Math"/>
                      </w:rPr>
                    </w:rPrChange>
                  </w:rPr>
                  <m:t>,ω</m:t>
                </w:del>
              </m:r>
            </m:e>
          </m:d>
          <m:r>
            <w:del w:id="923" w:author="Chen, Yongkai" w:date="2025-03-17T11:09:00Z" w16du:dateUtc="2025-03-17T03:09:00Z">
              <m:rPr>
                <m:sty m:val="bi"/>
              </m:rPr>
              <w:rPr>
                <w:rFonts w:ascii="XITS Math" w:hAnsi="XITS Math" w:cs="XITS Math"/>
                <w:rPrChange w:id="924" w:author="Yongkai Chen" w:date="2025-03-16T16:26:00Z" w16du:dateUtc="2025-03-16T08:26:00Z">
                  <w:rPr>
                    <w:rFonts w:ascii="Cambria Math" w:hAnsi="Cambria Math"/>
                  </w:rPr>
                </w:rPrChange>
              </w:rPr>
              <m:t>=[</m:t>
            </w:del>
          </m:r>
          <m:acc>
            <m:accPr>
              <m:ctrlPr>
                <w:del w:id="925" w:author="Chen, Yongkai" w:date="2025-03-17T11:09:00Z" w16du:dateUtc="2025-03-17T03:09:00Z">
                  <w:rPr>
                    <w:rFonts w:ascii="XITS Math" w:hAnsi="XITS Math" w:cs="XITS Math"/>
                    <w:b w:val="0"/>
                    <w:bCs/>
                    <w:i/>
                  </w:rPr>
                </w:del>
              </m:ctrlPr>
            </m:accPr>
            <m:e>
              <m:r>
                <w:del w:id="926" w:author="Chen, Yongkai" w:date="2025-03-17T11:09:00Z" w16du:dateUtc="2025-03-17T03:09:00Z">
                  <m:rPr>
                    <m:sty m:val="bi"/>
                  </m:rPr>
                  <w:rPr>
                    <w:rFonts w:ascii="XITS Math" w:hAnsi="XITS Math" w:cs="XITS Math"/>
                    <w:rPrChange w:id="927" w:author="Yongkai Chen" w:date="2025-03-16T16:26:00Z" w16du:dateUtc="2025-03-16T08:26:00Z">
                      <w:rPr>
                        <w:rFonts w:ascii="Cambria Math" w:hAnsi="Cambria Math" w:cs="XITS Math"/>
                      </w:rPr>
                    </w:rPrChange>
                  </w:rPr>
                  <m:t>Z</m:t>
                </w:del>
              </m:r>
            </m:e>
          </m:acc>
          <m:d>
            <m:dPr>
              <m:ctrlPr>
                <w:del w:id="928" w:author="Chen, Yongkai" w:date="2025-03-17T11:09:00Z" w16du:dateUtc="2025-03-17T03:09:00Z">
                  <w:rPr>
                    <w:rFonts w:ascii="XITS Math" w:hAnsi="XITS Math" w:cs="XITS Math"/>
                    <w:b w:val="0"/>
                    <w:bCs/>
                    <w:i/>
                  </w:rPr>
                </w:del>
              </m:ctrlPr>
            </m:dPr>
            <m:e>
              <m:r>
                <w:del w:id="929" w:author="Chen, Yongkai" w:date="2025-03-17T11:09:00Z" w16du:dateUtc="2025-03-17T03:09:00Z">
                  <m:rPr>
                    <m:sty m:val="bi"/>
                  </m:rPr>
                  <w:rPr>
                    <w:rFonts w:ascii="XITS Math" w:hAnsi="XITS Math" w:cs="XITS Math"/>
                    <w:rPrChange w:id="930" w:author="Yongkai Chen" w:date="2025-03-16T16:26:00Z" w16du:dateUtc="2025-03-16T08:26:00Z">
                      <w:rPr>
                        <w:rFonts w:ascii="STIX Math" w:hAnsi="STIX Math" w:cs="STIX Math"/>
                      </w:rPr>
                    </w:rPrChange>
                  </w:rPr>
                  <m:t>x</m:t>
                </w:del>
              </m:r>
              <m:r>
                <w:del w:id="931" w:author="Chen, Yongkai" w:date="2025-03-17T11:09:00Z" w16du:dateUtc="2025-03-17T03:09:00Z">
                  <m:rPr>
                    <m:sty m:val="bi"/>
                  </m:rPr>
                  <w:rPr>
                    <w:rFonts w:ascii="XITS Math" w:hAnsi="XITS Math" w:cs="XITS Math"/>
                    <w:rPrChange w:id="932" w:author="Yongkai Chen" w:date="2025-03-16T16:26:00Z" w16du:dateUtc="2025-03-16T08:26:00Z">
                      <w:rPr>
                        <w:rFonts w:ascii="Cambria Math" w:hAnsi="Cambria Math" w:cs="XITS Math"/>
                      </w:rPr>
                    </w:rPrChange>
                  </w:rPr>
                  <m:t>,ω</m:t>
                </w:del>
              </m:r>
            </m:e>
          </m:d>
          <m:r>
            <w:del w:id="933" w:author="Chen, Yongkai" w:date="2025-03-17T11:09:00Z" w16du:dateUtc="2025-03-17T03:09:00Z">
              <m:rPr>
                <m:sty m:val="bi"/>
              </m:rPr>
              <w:rPr>
                <w:rFonts w:ascii="XITS Math" w:hAnsi="XITS Math" w:cs="XITS Math"/>
                <w:rPrChange w:id="934" w:author="Yongkai Chen" w:date="2025-03-16T16:26:00Z" w16du:dateUtc="2025-03-16T08:26:00Z">
                  <w:rPr>
                    <w:rFonts w:ascii="Cambria Math" w:hAnsi="Cambria Math" w:cs="XITS Math"/>
                  </w:rPr>
                </w:rPrChange>
              </w:rPr>
              <m:t>-1]</m:t>
            </w:del>
          </m:r>
          <m:sSup>
            <m:sSupPr>
              <m:ctrlPr>
                <w:del w:id="935" w:author="Chen, Yongkai" w:date="2025-03-17T11:09:00Z" w16du:dateUtc="2025-03-17T03:09:00Z">
                  <w:rPr>
                    <w:rFonts w:ascii="XITS Math" w:hAnsi="XITS Math" w:cs="XITS Math"/>
                    <w:b w:val="0"/>
                    <w:bCs/>
                    <w:i/>
                  </w:rPr>
                </w:del>
              </m:ctrlPr>
            </m:sSupPr>
            <m:e>
              <m:acc>
                <m:accPr>
                  <m:ctrlPr>
                    <w:del w:id="936" w:author="Chen, Yongkai" w:date="2025-03-17T11:09:00Z" w16du:dateUtc="2025-03-17T03:09:00Z">
                      <w:rPr>
                        <w:rFonts w:ascii="XITS Math" w:hAnsi="XITS Math" w:cs="XITS Math"/>
                        <w:b w:val="0"/>
                        <w:bCs/>
                        <w:i/>
                      </w:rPr>
                    </w:del>
                  </m:ctrlPr>
                </m:accPr>
                <m:e>
                  <m:r>
                    <w:del w:id="937" w:author="Chen, Yongkai" w:date="2025-03-17T11:09:00Z" w16du:dateUtc="2025-03-17T03:09:00Z">
                      <m:rPr>
                        <m:sty m:val="bi"/>
                      </m:rPr>
                      <w:rPr>
                        <w:rFonts w:ascii="XITS Math" w:hAnsi="XITS Math" w:cs="XITS Math"/>
                        <w:rPrChange w:id="938" w:author="Yongkai Chen" w:date="2025-03-16T16:26:00Z" w16du:dateUtc="2025-03-16T08:26:00Z">
                          <w:rPr>
                            <w:rFonts w:ascii="Cambria Math" w:hAnsi="Cambria Math"/>
                          </w:rPr>
                        </w:rPrChange>
                      </w:rPr>
                      <m:t>v</m:t>
                    </w:del>
                  </m:r>
                </m:e>
              </m:acc>
            </m:e>
            <m:sup>
              <m:r>
                <w:del w:id="939" w:author="Chen, Yongkai" w:date="2025-03-17T11:09:00Z" w16du:dateUtc="2025-03-17T03:09:00Z">
                  <m:rPr>
                    <m:sty m:val="bi"/>
                  </m:rPr>
                  <w:rPr>
                    <w:rFonts w:ascii="XITS Math" w:hAnsi="XITS Math" w:cs="XITS Math"/>
                    <w:rPrChange w:id="940" w:author="Yongkai Chen" w:date="2025-03-16T16:26:00Z" w16du:dateUtc="2025-03-16T08:26:00Z">
                      <w:rPr>
                        <w:rFonts w:ascii="Cambria Math" w:hAnsi="Cambria Math"/>
                      </w:rPr>
                    </w:rPrChange>
                  </w:rPr>
                  <m:t>in</m:t>
                </w:del>
              </m:r>
            </m:sup>
          </m:sSup>
          <m:d>
            <m:dPr>
              <m:ctrlPr>
                <w:del w:id="941" w:author="Chen, Yongkai" w:date="2025-03-17T11:09:00Z" w16du:dateUtc="2025-03-17T03:09:00Z">
                  <w:rPr>
                    <w:rFonts w:ascii="XITS Math" w:hAnsi="XITS Math" w:cs="XITS Math"/>
                    <w:b w:val="0"/>
                    <w:bCs/>
                    <w:i/>
                  </w:rPr>
                </w:del>
              </m:ctrlPr>
            </m:dPr>
            <m:e>
              <m:r>
                <w:del w:id="942" w:author="Chen, Yongkai" w:date="2025-03-17T11:09:00Z" w16du:dateUtc="2025-03-17T03:09:00Z">
                  <m:rPr>
                    <m:sty m:val="bi"/>
                  </m:rPr>
                  <w:rPr>
                    <w:rFonts w:ascii="XITS Math" w:hAnsi="XITS Math" w:cs="XITS Math"/>
                    <w:rPrChange w:id="943" w:author="Yongkai Chen" w:date="2025-03-16T16:26:00Z" w16du:dateUtc="2025-03-16T08:26:00Z">
                      <w:rPr>
                        <w:rFonts w:ascii="STIX Math" w:hAnsi="STIX Math" w:cs="STIX Math"/>
                      </w:rPr>
                    </w:rPrChange>
                  </w:rPr>
                  <m:t>x</m:t>
                </w:del>
              </m:r>
              <m:r>
                <w:del w:id="944" w:author="Chen, Yongkai" w:date="2025-03-17T11:09:00Z" w16du:dateUtc="2025-03-17T03:09:00Z">
                  <m:rPr>
                    <m:sty m:val="bi"/>
                  </m:rPr>
                  <w:rPr>
                    <w:rFonts w:ascii="XITS Math" w:hAnsi="XITS Math" w:cs="XITS Math"/>
                    <w:rPrChange w:id="945" w:author="Yongkai Chen" w:date="2025-03-16T16:26:00Z" w16du:dateUtc="2025-03-16T08:26:00Z">
                      <w:rPr>
                        <w:rFonts w:ascii="Cambria Math" w:hAnsi="Cambria Math"/>
                      </w:rPr>
                    </w:rPrChange>
                  </w:rPr>
                  <m:t>,ω</m:t>
                </w:del>
              </m:r>
            </m:e>
          </m:d>
        </m:oMath>
      </m:oMathPara>
    </w:p>
    <w:p w14:paraId="5D94EDD7" w14:textId="5845BF50" w:rsidR="00226D5C" w:rsidDel="009C52B4" w:rsidRDefault="00226D5C" w:rsidP="00C44D00">
      <w:pPr>
        <w:pStyle w:val="section"/>
        <w:spacing w:line="240" w:lineRule="auto"/>
        <w:ind w:firstLineChars="0" w:firstLine="0"/>
        <w:rPr>
          <w:del w:id="946" w:author="Yongkai Chen" w:date="2025-03-16T16:09:00Z" w16du:dateUtc="2025-03-16T08:09:00Z"/>
          <w:rFonts w:ascii="Times New Roman" w:hAnsi="Times New Roman"/>
          <w:b w:val="0"/>
          <w:bCs/>
          <w:iCs/>
        </w:rPr>
      </w:pPr>
    </w:p>
    <w:p w14:paraId="7F689525" w14:textId="3024A979" w:rsidR="00226D5C" w:rsidRDefault="00226D5C" w:rsidP="00090AC8">
      <w:pPr>
        <w:pStyle w:val="section"/>
        <w:spacing w:line="360" w:lineRule="auto"/>
        <w:ind w:firstLineChars="0" w:firstLine="0"/>
        <w:rPr>
          <w:ins w:id="947" w:author="Chen, Yongkai" w:date="2025-03-17T11:16:00Z" w16du:dateUtc="2025-03-17T03:16:00Z"/>
          <w:rFonts w:ascii="Times New Roman" w:hAnsi="Times New Roman"/>
          <w:b w:val="0"/>
          <w:bCs/>
        </w:rPr>
      </w:pPr>
      <w:r>
        <w:rPr>
          <w:rFonts w:ascii="Times New Roman" w:hAnsi="Times New Roman" w:hint="eastAsia"/>
          <w:b w:val="0"/>
          <w:bCs/>
          <w:iCs/>
        </w:rPr>
        <w:t>而为便于时域信号的获取，并保证信号的因果性和真实性，可</w:t>
      </w:r>
      <w:ins w:id="948" w:author="Chen, Yongkai" w:date="2025-03-17T11:16:00Z" w16du:dateUtc="2025-03-17T03:16:00Z">
        <w:r w:rsidR="00C17EE6">
          <w:rPr>
            <w:rFonts w:ascii="Times New Roman" w:hAnsi="Times New Roman" w:hint="eastAsia"/>
            <w:b w:val="0"/>
            <w:bCs/>
            <w:iCs/>
          </w:rPr>
          <w:t>将</w:t>
        </w:r>
      </w:ins>
      <m:oMath>
        <m:acc>
          <m:accPr>
            <m:ctrlPr>
              <w:ins w:id="949" w:author="Chen, Yongkai" w:date="2025-03-17T11:16:00Z" w16du:dateUtc="2025-03-17T03:16:00Z">
                <w:rPr>
                  <w:rFonts w:ascii="XITS Math" w:hAnsi="XITS Math" w:cs="XITS Math"/>
                  <w:b w:val="0"/>
                  <w:bCs/>
                  <w:i/>
                </w:rPr>
              </w:ins>
            </m:ctrlPr>
          </m:accPr>
          <m:e>
            <m:r>
              <w:ins w:id="950" w:author="Chen, Yongkai" w:date="2025-03-17T11:16:00Z" w16du:dateUtc="2025-03-17T03:16:00Z">
                <w:rPr>
                  <w:rFonts w:ascii="XITS Math" w:hAnsi="XITS Math" w:cs="XITS Math"/>
                </w:rPr>
                <m:t>Z</m:t>
              </w:ins>
            </m:r>
            <m:ctrlPr>
              <w:ins w:id="951" w:author="Chen, Yongkai" w:date="2025-03-17T11:16:00Z" w16du:dateUtc="2025-03-17T03:16:00Z">
                <w:rPr>
                  <w:rFonts w:ascii="XITS Math" w:hAnsi="XITS Math"/>
                  <w:b w:val="0"/>
                  <w:bCs/>
                  <w:i/>
                </w:rPr>
              </w:ins>
            </m:ctrlPr>
          </m:e>
        </m:acc>
        <m:r>
          <w:ins w:id="952" w:author="Chen, Yongkai" w:date="2025-03-17T11:16:00Z" w16du:dateUtc="2025-03-17T03:16:00Z">
            <w:rPr>
              <w:rFonts w:ascii="XITS Math" w:hAnsi="XITS Math"/>
            </w:rPr>
            <m:t>(</m:t>
          </w:ins>
        </m:r>
        <m:r>
          <w:ins w:id="953" w:author="Chen, Yongkai" w:date="2025-03-17T11:16:00Z" w16du:dateUtc="2025-03-17T03:16:00Z">
            <m:rPr>
              <m:sty m:val="bi"/>
            </m:rPr>
            <w:rPr>
              <w:rFonts w:ascii="XITS Math" w:hAnsi="XITS Math"/>
            </w:rPr>
            <m:t>x</m:t>
          </w:ins>
        </m:r>
        <m:r>
          <w:ins w:id="954" w:author="Chen, Yongkai" w:date="2025-03-17T11:16:00Z" w16du:dateUtc="2025-03-17T03:16:00Z">
            <w:rPr>
              <w:rFonts w:ascii="XITS Math" w:hAnsi="XITS Math"/>
            </w:rPr>
            <m:t>, ω)</m:t>
          </w:ins>
        </m:r>
      </m:oMath>
      <w:del w:id="955" w:author="Chen, Yongkai" w:date="2025-03-17T11:16:00Z" w16du:dateUtc="2025-03-17T03:16:00Z">
        <w:r w:rsidDel="00C17EE6">
          <w:rPr>
            <w:rFonts w:ascii="Times New Roman" w:hAnsi="Times New Roman" w:hint="eastAsia"/>
            <w:b w:val="0"/>
            <w:bCs/>
          </w:rPr>
          <w:delText>将</w:delText>
        </w:r>
      </w:del>
      <m:oMath>
        <m:acc>
          <m:accPr>
            <m:ctrlPr>
              <w:ins w:id="956" w:author="Yongkai Chen" w:date="2025-03-16T16:18:00Z" w16du:dateUtc="2025-03-16T08:18:00Z">
                <w:del w:id="957" w:author="Chen, Yongkai" w:date="2025-03-17T11:16:00Z" w16du:dateUtc="2025-03-17T03:16:00Z">
                  <w:rPr>
                    <w:rFonts w:ascii="XITS Math" w:hAnsi="XITS Math" w:cs="XITS Math"/>
                    <w:b w:val="0"/>
                    <w:bCs/>
                    <w:i/>
                  </w:rPr>
                </w:del>
              </w:ins>
            </m:ctrlPr>
          </m:accPr>
          <m:e>
            <m:r>
              <w:ins w:id="958" w:author="Yongkai Chen" w:date="2025-03-16T16:18:00Z" w16du:dateUtc="2025-03-16T08:18:00Z">
                <w:del w:id="959" w:author="Chen, Yongkai" w:date="2025-03-17T11:16:00Z" w16du:dateUtc="2025-03-17T03:16:00Z">
                  <m:rPr>
                    <m:sty m:val="bi"/>
                  </m:rPr>
                  <w:rPr>
                    <w:rFonts w:ascii="XITS Math" w:hAnsi="XITS Math" w:cs="XITS Math"/>
                    <w:rPrChange w:id="960" w:author="Yongkai Chen" w:date="2025-03-16T16:26:00Z" w16du:dateUtc="2025-03-16T08:26:00Z">
                      <w:rPr>
                        <w:rFonts w:ascii="STIX Math" w:hAnsi="STIX Math" w:cs="STIX Math"/>
                      </w:rPr>
                    </w:rPrChange>
                  </w:rPr>
                  <m:t>Z</m:t>
                </w:del>
              </w:ins>
            </m:r>
          </m:e>
        </m:acc>
        <m:r>
          <w:ins w:id="961" w:author="Yongkai Chen" w:date="2025-03-16T16:18:00Z" w16du:dateUtc="2025-03-16T08:18:00Z">
            <w:del w:id="962" w:author="Chen, Yongkai" w:date="2025-03-17T11:16:00Z" w16du:dateUtc="2025-03-17T03:16:00Z">
              <m:rPr>
                <m:sty m:val="bi"/>
              </m:rPr>
              <w:rPr>
                <w:rFonts w:ascii="XITS Math" w:hAnsi="XITS Math" w:cs="XITS Math"/>
                <w:rPrChange w:id="963" w:author="Yongkai Chen" w:date="2025-03-16T16:26:00Z" w16du:dateUtc="2025-03-16T08:26:00Z">
                  <w:rPr>
                    <w:rFonts w:ascii="STIX Math" w:hAnsi="STIX Math" w:cs="STIX Math"/>
                  </w:rPr>
                </w:rPrChange>
              </w:rPr>
              <m:t>(x,ω)</m:t>
            </w:del>
          </w:ins>
        </m:r>
        <m:acc>
          <m:accPr>
            <m:ctrlPr>
              <w:del w:id="964" w:author="Chen, Yongkai" w:date="2025-03-17T11:16:00Z" w16du:dateUtc="2025-03-17T03:16:00Z">
                <w:rPr>
                  <w:rFonts w:ascii="XITS Math" w:hAnsi="XITS Math" w:cs="XITS Math"/>
                  <w:b w:val="0"/>
                  <w:bCs/>
                  <w:i/>
                </w:rPr>
              </w:del>
            </m:ctrlPr>
          </m:accPr>
          <m:e>
            <m:r>
              <w:del w:id="965" w:author="Chen, Yongkai" w:date="2025-03-17T11:16:00Z" w16du:dateUtc="2025-03-17T03:16:00Z">
                <m:rPr>
                  <m:sty m:val="bi"/>
                </m:rPr>
                <w:rPr>
                  <w:rFonts w:ascii="XITS Math" w:hAnsi="XITS Math" w:cs="XITS Math"/>
                  <w:rPrChange w:id="966" w:author="Yongkai Chen" w:date="2025-03-16T16:26:00Z" w16du:dateUtc="2025-03-16T08:26:00Z">
                    <w:rPr>
                      <w:rFonts w:ascii="Cambria Math" w:hAnsi="Cambria Math" w:cs="XITS Math"/>
                    </w:rPr>
                  </w:rPrChange>
                </w:rPr>
                <m:t>Z</m:t>
              </w:del>
            </m:r>
          </m:e>
        </m:acc>
        <m:d>
          <m:dPr>
            <m:ctrlPr>
              <w:del w:id="967" w:author="Chen, Yongkai" w:date="2025-03-17T11:16:00Z" w16du:dateUtc="2025-03-17T03:16:00Z">
                <w:rPr>
                  <w:rFonts w:ascii="XITS Math" w:hAnsi="XITS Math" w:cs="XITS Math"/>
                  <w:b w:val="0"/>
                  <w:bCs/>
                  <w:i/>
                </w:rPr>
              </w:del>
            </m:ctrlPr>
          </m:dPr>
          <m:e>
            <m:r>
              <w:del w:id="968" w:author="Chen, Yongkai" w:date="2025-03-17T11:16:00Z" w16du:dateUtc="2025-03-17T03:16:00Z">
                <m:rPr>
                  <m:sty m:val="bi"/>
                </m:rPr>
                <w:rPr>
                  <w:rFonts w:ascii="XITS Math" w:hAnsi="XITS Math" w:cs="XITS Math"/>
                  <w:rPrChange w:id="969" w:author="Yongkai Chen" w:date="2025-03-16T16:26:00Z" w16du:dateUtc="2025-03-16T08:26:00Z">
                    <w:rPr>
                      <w:rFonts w:ascii="Cambria Math" w:hAnsi="Cambria Math"/>
                    </w:rPr>
                  </w:rPrChange>
                </w:rPr>
                <m:t>x</m:t>
              </w:del>
            </m:r>
            <m:r>
              <w:del w:id="970" w:author="Chen, Yongkai" w:date="2025-03-17T11:16:00Z" w16du:dateUtc="2025-03-17T03:16:00Z">
                <m:rPr>
                  <m:sty m:val="bi"/>
                </m:rPr>
                <w:rPr>
                  <w:rFonts w:ascii="XITS Math" w:hAnsi="XITS Math" w:cs="XITS Math"/>
                  <w:rPrChange w:id="971" w:author="Yongkai Chen" w:date="2025-03-16T16:26:00Z" w16du:dateUtc="2025-03-16T08:26:00Z">
                    <w:rPr>
                      <w:rFonts w:ascii="Cambria Math" w:hAnsi="Cambria Math" w:cs="XITS Math"/>
                    </w:rPr>
                  </w:rPrChange>
                </w:rPr>
                <m:t>,ω</m:t>
              </w:del>
            </m:r>
          </m:e>
        </m:d>
      </m:oMath>
      <w:r>
        <w:rPr>
          <w:rFonts w:ascii="Times New Roman" w:hAnsi="Times New Roman" w:hint="eastAsia"/>
          <w:b w:val="0"/>
          <w:bCs/>
        </w:rPr>
        <w:t>定义为多组分式</w:t>
      </w:r>
      <w:del w:id="972" w:author="Yongkai Chen" w:date="2025-03-16T21:33:00Z" w16du:dateUtc="2025-03-16T13:33:00Z">
        <w:r w:rsidDel="00B950B7">
          <w:rPr>
            <w:rFonts w:ascii="Times New Roman" w:hAnsi="Times New Roman" w:hint="eastAsia"/>
            <w:b w:val="0"/>
            <w:bCs/>
          </w:rPr>
          <w:delText>的</w:delText>
        </w:r>
      </w:del>
      <w:r>
        <w:rPr>
          <w:rFonts w:ascii="Times New Roman" w:hAnsi="Times New Roman" w:hint="eastAsia"/>
          <w:b w:val="0"/>
          <w:bCs/>
        </w:rPr>
        <w:t>和</w:t>
      </w:r>
    </w:p>
    <w:p w14:paraId="02086DC9" w14:textId="79CF3881" w:rsidR="00741986" w:rsidRPr="005008B1" w:rsidRDefault="00233073" w:rsidP="00090AC8">
      <w:pPr>
        <w:pStyle w:val="section"/>
        <w:spacing w:line="360" w:lineRule="auto"/>
        <w:ind w:firstLineChars="0" w:firstLine="0"/>
        <w:rPr>
          <w:rFonts w:ascii="Times New Roman" w:hAnsi="Times New Roman" w:hint="eastAsia"/>
          <w:b w:val="0"/>
          <w:bCs/>
          <w:i/>
          <w:rPrChange w:id="973" w:author="Chen, Yongkai" w:date="2025-03-17T11:18:00Z" w16du:dateUtc="2025-03-17T03:18:00Z">
            <w:rPr>
              <w:rFonts w:ascii="Times New Roman" w:hAnsi="Times New Roman" w:hint="eastAsia"/>
              <w:b w:val="0"/>
              <w:bCs/>
            </w:rPr>
          </w:rPrChange>
        </w:rPr>
      </w:pPr>
      <m:oMathPara>
        <m:oMath>
          <m:acc>
            <m:accPr>
              <m:ctrlPr>
                <w:ins w:id="974" w:author="Chen, Yongkai" w:date="2025-03-17T11:17:00Z" w16du:dateUtc="2025-03-17T03:17:00Z">
                  <w:rPr>
                    <w:rFonts w:ascii="XITS Math" w:hAnsi="XITS Math" w:cs="XITS Math"/>
                    <w:b w:val="0"/>
                    <w:bCs/>
                    <w:i/>
                  </w:rPr>
                </w:ins>
              </m:ctrlPr>
            </m:accPr>
            <m:e>
              <m:r>
                <w:ins w:id="975" w:author="Chen, Yongkai" w:date="2025-03-17T11:17:00Z" w16du:dateUtc="2025-03-17T03:17:00Z">
                  <w:rPr>
                    <w:rFonts w:ascii="XITS Math" w:hAnsi="XITS Math" w:cs="XITS Math"/>
                  </w:rPr>
                  <m:t>Z</m:t>
                </w:ins>
              </m:r>
              <m:ctrlPr>
                <w:ins w:id="976" w:author="Chen, Yongkai" w:date="2025-03-17T11:17:00Z" w16du:dateUtc="2025-03-17T03:17:00Z">
                  <w:rPr>
                    <w:rFonts w:ascii="XITS Math" w:hAnsi="XITS Math"/>
                    <w:b w:val="0"/>
                    <w:bCs/>
                    <w:i/>
                  </w:rPr>
                </w:ins>
              </m:ctrlPr>
            </m:e>
          </m:acc>
          <m:d>
            <m:dPr>
              <m:ctrlPr>
                <w:ins w:id="977" w:author="Chen, Yongkai" w:date="2025-03-17T11:17:00Z" w16du:dateUtc="2025-03-17T03:17:00Z">
                  <w:rPr>
                    <w:rFonts w:ascii="XITS Math" w:hAnsi="XITS Math"/>
                    <w:b w:val="0"/>
                    <w:bCs/>
                    <w:i/>
                  </w:rPr>
                </w:ins>
              </m:ctrlPr>
            </m:dPr>
            <m:e>
              <m:r>
                <w:ins w:id="978" w:author="Chen, Yongkai" w:date="2025-03-17T11:17:00Z" w16du:dateUtc="2025-03-17T03:17:00Z">
                  <m:rPr>
                    <m:sty m:val="bi"/>
                  </m:rPr>
                  <w:rPr>
                    <w:rFonts w:ascii="XITS Math" w:hAnsi="XITS Math"/>
                  </w:rPr>
                  <m:t>x</m:t>
                </w:ins>
              </m:r>
              <m:r>
                <w:ins w:id="979" w:author="Chen, Yongkai" w:date="2025-03-17T11:17:00Z" w16du:dateUtc="2025-03-17T03:17:00Z">
                  <w:rPr>
                    <w:rFonts w:ascii="XITS Math" w:hAnsi="XITS Math"/>
                  </w:rPr>
                  <m:t>, ω</m:t>
                </w:ins>
              </m:r>
            </m:e>
          </m:d>
          <m:r>
            <w:ins w:id="980" w:author="Chen, Yongkai" w:date="2025-03-17T11:17:00Z" w16du:dateUtc="2025-03-17T03:17:00Z">
              <w:rPr>
                <w:rFonts w:ascii="XITS Math" w:hAnsi="XITS Math"/>
              </w:rPr>
              <m:t>=</m:t>
            </w:ins>
          </m:r>
          <m:sSubSup>
            <m:sSubSupPr>
              <m:ctrlPr>
                <w:ins w:id="981" w:author="Chen, Yongkai" w:date="2025-03-17T11:17:00Z" w16du:dateUtc="2025-03-17T03:17:00Z">
                  <w:rPr>
                    <w:rFonts w:ascii="XITS Math" w:hAnsi="XITS Math"/>
                    <w:b w:val="0"/>
                    <w:bCs/>
                    <w:i/>
                  </w:rPr>
                </w:ins>
              </m:ctrlPr>
            </m:sSubSupPr>
            <m:e>
              <m:r>
                <w:ins w:id="982" w:author="Chen, Yongkai" w:date="2025-03-17T11:17:00Z" w16du:dateUtc="2025-03-17T03:17:00Z">
                  <m:rPr>
                    <m:sty m:val="p"/>
                  </m:rPr>
                  <w:rPr>
                    <w:rFonts w:ascii="XITS Math" w:hAnsi="XITS Math"/>
                    <w:rPrChange w:id="983" w:author="Chen, Yongkai" w:date="2025-03-17T11:17:00Z" w16du:dateUtc="2025-03-17T03:17:00Z">
                      <w:rPr>
                        <w:rFonts w:ascii="XITS Math" w:hAnsi="XITS Math"/>
                      </w:rPr>
                    </w:rPrChange>
                  </w:rPr>
                  <m:t>Σ</m:t>
                </w:ins>
              </m:r>
              <m:ctrlPr>
                <w:ins w:id="984" w:author="Chen, Yongkai" w:date="2025-03-17T11:17:00Z" w16du:dateUtc="2025-03-17T03:17:00Z">
                  <w:rPr>
                    <w:rFonts w:ascii="XITS Math" w:hAnsi="XITS Math"/>
                    <w:b w:val="0"/>
                    <w:bCs/>
                  </w:rPr>
                </w:ins>
              </m:ctrlPr>
            </m:e>
            <m:sub>
              <m:r>
                <w:ins w:id="985" w:author="Chen, Yongkai" w:date="2025-03-17T11:17:00Z" w16du:dateUtc="2025-03-17T03:17:00Z">
                  <w:rPr>
                    <w:rFonts w:ascii="XITS Math" w:hAnsi="XITS Math"/>
                  </w:rPr>
                  <m:t>k=1</m:t>
                </w:ins>
              </m:r>
            </m:sub>
            <m:sup>
              <m:sSub>
                <m:sSubPr>
                  <m:ctrlPr>
                    <w:ins w:id="986" w:author="Chen, Yongkai" w:date="2025-03-17T11:17:00Z" w16du:dateUtc="2025-03-17T03:17:00Z">
                      <w:rPr>
                        <w:rFonts w:ascii="XITS Math" w:hAnsi="XITS Math"/>
                        <w:b w:val="0"/>
                        <w:bCs/>
                        <w:i/>
                      </w:rPr>
                    </w:ins>
                  </m:ctrlPr>
                </m:sSubPr>
                <m:e>
                  <m:r>
                    <w:ins w:id="987" w:author="Chen, Yongkai" w:date="2025-03-17T11:17:00Z" w16du:dateUtc="2025-03-17T03:17:00Z">
                      <w:rPr>
                        <w:rFonts w:ascii="XITS Math" w:hAnsi="XITS Math"/>
                      </w:rPr>
                      <m:t>n</m:t>
                    </w:ins>
                  </m:r>
                </m:e>
                <m:sub>
                  <m:r>
                    <w:ins w:id="988" w:author="Chen, Yongkai" w:date="2025-03-17T11:17:00Z" w16du:dateUtc="2025-03-17T03:17:00Z">
                      <w:rPr>
                        <w:rFonts w:ascii="XITS Math" w:hAnsi="XITS Math"/>
                      </w:rPr>
                      <m:t>0</m:t>
                    </w:ins>
                  </m:r>
                </m:sub>
              </m:sSub>
            </m:sup>
          </m:sSubSup>
          <m:d>
            <m:dPr>
              <m:ctrlPr>
                <w:ins w:id="989" w:author="Chen, Yongkai" w:date="2025-03-17T11:17:00Z" w16du:dateUtc="2025-03-17T03:17:00Z">
                  <w:rPr>
                    <w:rFonts w:ascii="XITS Math" w:hAnsi="XITS Math"/>
                    <w:b w:val="0"/>
                    <w:bCs/>
                    <w:i/>
                  </w:rPr>
                </w:ins>
              </m:ctrlPr>
            </m:dPr>
            <m:e>
              <m:f>
                <m:fPr>
                  <m:ctrlPr>
                    <w:ins w:id="990" w:author="Chen, Yongkai" w:date="2025-03-17T11:18:00Z" w16du:dateUtc="2025-03-17T03:18:00Z">
                      <w:rPr>
                        <w:rFonts w:ascii="XITS Math" w:hAnsi="XITS Math"/>
                        <w:b w:val="0"/>
                        <w:bCs/>
                        <w:i/>
                      </w:rPr>
                    </w:ins>
                  </m:ctrlPr>
                </m:fPr>
                <m:num>
                  <m:sSub>
                    <m:sSubPr>
                      <m:ctrlPr>
                        <w:ins w:id="991" w:author="Chen, Yongkai" w:date="2025-03-17T11:18:00Z" w16du:dateUtc="2025-03-17T03:18:00Z">
                          <w:rPr>
                            <w:rFonts w:ascii="XITS Math" w:hAnsi="XITS Math"/>
                            <w:b w:val="0"/>
                            <w:bCs/>
                            <w:i/>
                          </w:rPr>
                        </w:ins>
                      </m:ctrlPr>
                    </m:sSubPr>
                    <m:e>
                      <m:r>
                        <w:ins w:id="992" w:author="Chen, Yongkai" w:date="2025-03-17T11:18:00Z" w16du:dateUtc="2025-03-17T03:18:00Z">
                          <w:rPr>
                            <w:rFonts w:ascii="XITS Math" w:hAnsi="XITS Math"/>
                          </w:rPr>
                          <m:t>μ</m:t>
                        </w:ins>
                      </m:r>
                    </m:e>
                    <m:sub>
                      <m:r>
                        <w:ins w:id="993" w:author="Chen, Yongkai" w:date="2025-03-17T11:18:00Z" w16du:dateUtc="2025-03-17T03:18:00Z">
                          <w:rPr>
                            <w:rFonts w:ascii="XITS Math" w:hAnsi="XITS Math"/>
                          </w:rPr>
                          <m:t>k</m:t>
                        </w:ins>
                      </m:r>
                    </m:sub>
                  </m:sSub>
                </m:num>
                <m:den>
                  <m:r>
                    <w:ins w:id="994" w:author="Chen, Yongkai" w:date="2025-03-17T11:18:00Z" w16du:dateUtc="2025-03-17T03:18:00Z">
                      <w:rPr>
                        <w:rFonts w:ascii="XITS Math" w:hAnsi="XITS Math"/>
                      </w:rPr>
                      <m:t>iω-</m:t>
                    </w:ins>
                  </m:r>
                  <m:sSub>
                    <m:sSubPr>
                      <m:ctrlPr>
                        <w:ins w:id="995" w:author="Chen, Yongkai" w:date="2025-03-17T11:18:00Z" w16du:dateUtc="2025-03-17T03:18:00Z">
                          <w:rPr>
                            <w:rFonts w:ascii="XITS Math" w:hAnsi="XITS Math"/>
                            <w:b w:val="0"/>
                            <w:bCs/>
                            <w:i/>
                          </w:rPr>
                        </w:ins>
                      </m:ctrlPr>
                    </m:sSubPr>
                    <m:e>
                      <m:r>
                        <w:ins w:id="996" w:author="Chen, Yongkai" w:date="2025-03-17T11:18:00Z" w16du:dateUtc="2025-03-17T03:18:00Z">
                          <w:rPr>
                            <w:rFonts w:ascii="XITS Math" w:hAnsi="XITS Math"/>
                          </w:rPr>
                          <m:t>p</m:t>
                        </w:ins>
                      </m:r>
                    </m:e>
                    <m:sub>
                      <m:r>
                        <w:ins w:id="997" w:author="Chen, Yongkai" w:date="2025-03-17T11:18:00Z" w16du:dateUtc="2025-03-17T03:18:00Z">
                          <w:rPr>
                            <w:rFonts w:ascii="XITS Math" w:hAnsi="XITS Math"/>
                          </w:rPr>
                          <m:t>k</m:t>
                        </w:ins>
                      </m:r>
                    </m:sub>
                  </m:sSub>
                </m:den>
              </m:f>
              <m:r>
                <w:ins w:id="998" w:author="Chen, Yongkai" w:date="2025-03-17T11:18:00Z" w16du:dateUtc="2025-03-17T03:18:00Z">
                  <w:rPr>
                    <w:rFonts w:ascii="XITS Math" w:hAnsi="XITS Math"/>
                  </w:rPr>
                  <m:t>+</m:t>
                </w:ins>
              </m:r>
              <m:f>
                <m:fPr>
                  <m:ctrlPr>
                    <w:ins w:id="999" w:author="Chen, Yongkai" w:date="2025-03-17T11:18:00Z" w16du:dateUtc="2025-03-17T03:18:00Z">
                      <w:rPr>
                        <w:rFonts w:ascii="XITS Math" w:hAnsi="XITS Math"/>
                        <w:b w:val="0"/>
                        <w:bCs/>
                        <w:i/>
                      </w:rPr>
                    </w:ins>
                  </m:ctrlPr>
                </m:fPr>
                <m:num>
                  <m:sSubSup>
                    <m:sSubSupPr>
                      <m:ctrlPr>
                        <w:ins w:id="1000" w:author="Chen, Yongkai" w:date="2025-03-17T11:18:00Z" w16du:dateUtc="2025-03-17T03:18:00Z">
                          <w:rPr>
                            <w:rFonts w:ascii="XITS Math" w:hAnsi="XITS Math"/>
                            <w:b w:val="0"/>
                            <w:bCs/>
                            <w:i/>
                          </w:rPr>
                        </w:ins>
                      </m:ctrlPr>
                    </m:sSubSupPr>
                    <m:e>
                      <m:r>
                        <w:ins w:id="1001" w:author="Chen, Yongkai" w:date="2025-03-17T11:18:00Z" w16du:dateUtc="2025-03-17T03:18:00Z">
                          <w:rPr>
                            <w:rFonts w:ascii="XITS Math" w:hAnsi="XITS Math"/>
                          </w:rPr>
                          <m:t>μ</m:t>
                        </w:ins>
                      </m:r>
                    </m:e>
                    <m:sub>
                      <m:r>
                        <w:ins w:id="1002" w:author="Chen, Yongkai" w:date="2025-03-17T11:18:00Z" w16du:dateUtc="2025-03-17T03:18:00Z">
                          <w:rPr>
                            <w:rFonts w:ascii="XITS Math" w:hAnsi="XITS Math"/>
                          </w:rPr>
                          <m:t>k</m:t>
                        </w:ins>
                      </m:r>
                    </m:sub>
                    <m:sup>
                      <m:r>
                        <w:ins w:id="1003" w:author="Chen, Yongkai" w:date="2025-03-17T11:18:00Z" w16du:dateUtc="2025-03-17T03:18:00Z">
                          <w:rPr>
                            <w:rFonts w:ascii="XITS Math" w:hAnsi="XITS Math"/>
                          </w:rPr>
                          <m:t>⋆</m:t>
                        </w:ins>
                      </m:r>
                    </m:sup>
                  </m:sSubSup>
                </m:num>
                <m:den>
                  <m:r>
                    <w:ins w:id="1004" w:author="Chen, Yongkai" w:date="2025-03-17T11:18:00Z" w16du:dateUtc="2025-03-17T03:18:00Z">
                      <w:rPr>
                        <w:rFonts w:ascii="XITS Math" w:hAnsi="XITS Math"/>
                      </w:rPr>
                      <m:t>iω-</m:t>
                    </w:ins>
                  </m:r>
                  <m:sSubSup>
                    <m:sSubSupPr>
                      <m:ctrlPr>
                        <w:ins w:id="1005" w:author="Chen, Yongkai" w:date="2025-03-17T11:18:00Z" w16du:dateUtc="2025-03-17T03:18:00Z">
                          <w:rPr>
                            <w:rFonts w:ascii="XITS Math" w:hAnsi="XITS Math"/>
                            <w:b w:val="0"/>
                            <w:bCs/>
                            <w:i/>
                          </w:rPr>
                        </w:ins>
                      </m:ctrlPr>
                    </m:sSubSupPr>
                    <m:e>
                      <m:r>
                        <w:ins w:id="1006" w:author="Chen, Yongkai" w:date="2025-03-17T11:18:00Z" w16du:dateUtc="2025-03-17T03:18:00Z">
                          <w:rPr>
                            <w:rFonts w:ascii="XITS Math" w:hAnsi="XITS Math"/>
                          </w:rPr>
                          <m:t>p</m:t>
                        </w:ins>
                      </m:r>
                    </m:e>
                    <m:sub>
                      <m:r>
                        <w:ins w:id="1007" w:author="Chen, Yongkai" w:date="2025-03-17T11:18:00Z" w16du:dateUtc="2025-03-17T03:18:00Z">
                          <w:rPr>
                            <w:rFonts w:ascii="XITS Math" w:hAnsi="XITS Math"/>
                          </w:rPr>
                          <m:t>k</m:t>
                        </w:ins>
                      </m:r>
                    </m:sub>
                    <m:sup>
                      <m:r>
                        <w:ins w:id="1008" w:author="Chen, Yongkai" w:date="2025-03-17T11:18:00Z" w16du:dateUtc="2025-03-17T03:18:00Z">
                          <w:rPr>
                            <w:rFonts w:ascii="XITS Math" w:hAnsi="XITS Math"/>
                          </w:rPr>
                          <m:t>⋆</m:t>
                        </w:ins>
                      </m:r>
                    </m:sup>
                  </m:sSubSup>
                  <m:r>
                    <w:ins w:id="1009" w:author="Chen, Yongkai" w:date="2025-03-17T11:18:00Z" w16du:dateUtc="2025-03-17T03:18:00Z">
                      <w:rPr>
                        <w:rFonts w:ascii="XITS Math" w:hAnsi="XITS Math"/>
                      </w:rPr>
                      <m:t xml:space="preserve"> </m:t>
                    </w:ins>
                  </m:r>
                </m:den>
              </m:f>
            </m:e>
          </m:d>
        </m:oMath>
      </m:oMathPara>
    </w:p>
    <w:p w14:paraId="6A2EAF30" w14:textId="2E741914" w:rsidR="00226D5C" w:rsidRPr="00F46630" w:rsidDel="005008B1" w:rsidRDefault="00000000" w:rsidP="00AE6A91">
      <w:pPr>
        <w:pStyle w:val="section"/>
        <w:spacing w:line="276" w:lineRule="auto"/>
        <w:ind w:firstLineChars="0" w:firstLine="420"/>
        <w:rPr>
          <w:del w:id="1010" w:author="Chen, Yongkai" w:date="2025-03-17T11:19:00Z" w16du:dateUtc="2025-03-17T03:19:00Z"/>
          <w:rFonts w:ascii="Times New Roman" w:hAnsi="Times New Roman"/>
          <w:rPrChange w:id="1011" w:author="Yongkai Chen" w:date="2025-03-16T21:38:00Z" w16du:dateUtc="2025-03-16T13:38:00Z">
            <w:rPr>
              <w:del w:id="1012" w:author="Chen, Yongkai" w:date="2025-03-17T11:19:00Z" w16du:dateUtc="2025-03-17T03:19:00Z"/>
              <w:rFonts w:ascii="XITS Math" w:hAnsi="XITS Math" w:cs="XITS Math"/>
              <w:i/>
            </w:rPr>
          </w:rPrChange>
        </w:rPr>
      </w:pPr>
      <m:oMathPara>
        <m:oMath>
          <m:acc>
            <m:accPr>
              <m:ctrlPr>
                <w:ins w:id="1013" w:author="Yongkai Chen" w:date="2025-03-16T16:18:00Z" w16du:dateUtc="2025-03-16T08:18:00Z">
                  <w:del w:id="1014" w:author="Chen, Yongkai" w:date="2025-03-17T11:19:00Z" w16du:dateUtc="2025-03-17T03:19:00Z">
                    <w:rPr>
                      <w:rFonts w:ascii="XITS Math" w:hAnsi="XITS Math" w:cs="XITS Math"/>
                      <w:b w:val="0"/>
                      <w:bCs/>
                      <w:i/>
                    </w:rPr>
                  </w:del>
                </w:ins>
              </m:ctrlPr>
            </m:accPr>
            <m:e>
              <m:r>
                <w:ins w:id="1015" w:author="Yongkai Chen" w:date="2025-03-16T16:18:00Z" w16du:dateUtc="2025-03-16T08:18:00Z">
                  <w:del w:id="1016" w:author="Chen, Yongkai" w:date="2025-03-17T11:19:00Z" w16du:dateUtc="2025-03-17T03:19:00Z">
                    <w:rPr>
                      <w:rFonts w:ascii="XITS Math" w:hAnsi="XITS Math" w:cs="XITS Math"/>
                    </w:rPr>
                    <m:t>Z</m:t>
                  </w:del>
                </w:ins>
              </m:r>
            </m:e>
          </m:acc>
          <m:d>
            <m:dPr>
              <m:ctrlPr>
                <w:ins w:id="1017" w:author="Yongkai Chen" w:date="2025-03-16T16:18:00Z" w16du:dateUtc="2025-03-16T08:18:00Z">
                  <w:del w:id="1018" w:author="Chen, Yongkai" w:date="2025-03-17T11:19:00Z" w16du:dateUtc="2025-03-17T03:19:00Z">
                    <w:rPr>
                      <w:rFonts w:ascii="XITS Math" w:hAnsi="XITS Math" w:cs="XITS Math"/>
                      <w:b w:val="0"/>
                      <w:bCs/>
                      <w:i/>
                      <w:rPrChange w:id="1019" w:author="Chen, Yongkai" w:date="2025-03-17T10:18:00Z" w16du:dateUtc="2025-03-17T02:18:00Z">
                        <w:rPr>
                          <w:rFonts w:ascii="XITS Math" w:hAnsi="XITS Math" w:cs="XITS Math"/>
                          <w:i/>
                        </w:rPr>
                      </w:rPrChange>
                    </w:rPr>
                  </w:del>
                </w:ins>
              </m:ctrlPr>
            </m:dPr>
            <m:e>
              <m:r>
                <w:ins w:id="1020" w:author="Yongkai Chen" w:date="2025-03-16T16:18:00Z" w16du:dateUtc="2025-03-16T08:18:00Z">
                  <w:del w:id="1021" w:author="Chen, Yongkai" w:date="2025-03-17T11:19:00Z" w16du:dateUtc="2025-03-17T03:19:00Z">
                    <m:rPr>
                      <m:sty m:val="bi"/>
                    </m:rPr>
                    <w:rPr>
                      <w:rFonts w:ascii="XITS Math" w:hAnsi="XITS Math" w:cs="XITS Math"/>
                    </w:rPr>
                    <m:t>x</m:t>
                  </w:del>
                </w:ins>
              </m:r>
              <m:r>
                <w:ins w:id="1022" w:author="Yongkai Chen" w:date="2025-03-16T16:18:00Z" w16du:dateUtc="2025-03-16T08:18:00Z">
                  <w:del w:id="1023" w:author="Chen, Yongkai" w:date="2025-03-17T11:19:00Z" w16du:dateUtc="2025-03-17T03:19:00Z">
                    <w:rPr>
                      <w:rFonts w:ascii="XITS Math" w:hAnsi="XITS Math" w:cs="XITS Math"/>
                    </w:rPr>
                    <m:t>,ω</m:t>
                  </w:del>
                </w:ins>
              </m:r>
            </m:e>
          </m:d>
          <m:r>
            <w:ins w:id="1024" w:author="Yongkai Chen" w:date="2025-03-16T21:37:00Z" w16du:dateUtc="2025-03-16T13:37:00Z">
              <w:del w:id="1025" w:author="Chen, Yongkai" w:date="2025-03-17T11:19:00Z" w16du:dateUtc="2025-03-17T03:19:00Z">
                <m:rPr>
                  <m:sty m:val="bi"/>
                </m:rPr>
                <w:rPr>
                  <w:rFonts w:ascii="XITS Math" w:hAnsi="XITS Math" w:cs="XITS Math"/>
                </w:rPr>
                <m:t>=</m:t>
              </w:del>
            </w:ins>
          </m:r>
          <m:sSubSup>
            <m:sSubSupPr>
              <m:ctrlPr>
                <w:ins w:id="1026" w:author="Yongkai Chen" w:date="2025-03-16T21:38:00Z" w16du:dateUtc="2025-03-16T13:38:00Z">
                  <w:del w:id="1027" w:author="Chen, Yongkai" w:date="2025-03-17T11:19:00Z" w16du:dateUtc="2025-03-17T03:19:00Z">
                    <w:rPr>
                      <w:rFonts w:ascii="XITS Math" w:hAnsi="XITS Math" w:cs="XITS Math"/>
                      <w:b w:val="0"/>
                      <w:bCs/>
                      <w:i/>
                    </w:rPr>
                  </w:del>
                </w:ins>
              </m:ctrlPr>
            </m:sSubSupPr>
            <m:e>
              <m:r>
                <w:ins w:id="1028" w:author="Yongkai Chen" w:date="2025-03-16T21:38:00Z" w16du:dateUtc="2025-03-16T13:38:00Z">
                  <w:del w:id="1029" w:author="Chen, Yongkai" w:date="2025-03-17T11:19:00Z" w16du:dateUtc="2025-03-17T03:19:00Z">
                    <m:rPr>
                      <m:sty m:val="bi"/>
                    </m:rPr>
                    <w:rPr>
                      <w:rFonts w:ascii="XITS Math" w:hAnsi="XITS Math" w:cs="XITS Math"/>
                    </w:rPr>
                    <m:t>Σ</m:t>
                  </w:del>
                </w:ins>
              </m:r>
            </m:e>
            <m:sub>
              <m:r>
                <w:ins w:id="1030" w:author="Yongkai Chen" w:date="2025-03-16T21:38:00Z" w16du:dateUtc="2025-03-16T13:38:00Z">
                  <w:del w:id="1031" w:author="Chen, Yongkai" w:date="2025-03-17T11:19:00Z" w16du:dateUtc="2025-03-17T03:19:00Z">
                    <m:rPr>
                      <m:sty m:val="bi"/>
                    </m:rPr>
                    <w:rPr>
                      <w:rFonts w:ascii="XITS Math" w:hAnsi="XITS Math" w:cs="XITS Math"/>
                    </w:rPr>
                    <m:t>k=1</m:t>
                  </w:del>
                </w:ins>
              </m:r>
            </m:sub>
            <m:sup>
              <m:sSub>
                <m:sSubPr>
                  <m:ctrlPr>
                    <w:ins w:id="1032" w:author="Yongkai Chen" w:date="2025-03-16T21:38:00Z" w16du:dateUtc="2025-03-16T13:38:00Z">
                      <w:del w:id="1033" w:author="Chen, Yongkai" w:date="2025-03-17T11:19:00Z" w16du:dateUtc="2025-03-17T03:19:00Z">
                        <w:rPr>
                          <w:rFonts w:ascii="XITS Math" w:hAnsi="XITS Math" w:cs="XITS Math"/>
                          <w:b w:val="0"/>
                          <w:bCs/>
                          <w:i/>
                        </w:rPr>
                      </w:del>
                    </w:ins>
                  </m:ctrlPr>
                </m:sSubPr>
                <m:e>
                  <m:r>
                    <w:ins w:id="1034" w:author="Yongkai Chen" w:date="2025-03-16T21:38:00Z" w16du:dateUtc="2025-03-16T13:38:00Z">
                      <w:del w:id="1035" w:author="Chen, Yongkai" w:date="2025-03-17T11:19:00Z" w16du:dateUtc="2025-03-17T03:19:00Z">
                        <m:rPr>
                          <m:sty m:val="bi"/>
                        </m:rPr>
                        <w:rPr>
                          <w:rFonts w:ascii="XITS Math" w:hAnsi="XITS Math" w:cs="XITS Math"/>
                        </w:rPr>
                        <m:t>n</m:t>
                      </w:del>
                    </w:ins>
                  </m:r>
                </m:e>
                <m:sub>
                  <m:r>
                    <w:ins w:id="1036" w:author="Yongkai Chen" w:date="2025-03-16T21:38:00Z" w16du:dateUtc="2025-03-16T13:38:00Z">
                      <w:del w:id="1037" w:author="Chen, Yongkai" w:date="2025-03-17T11:19:00Z" w16du:dateUtc="2025-03-17T03:19:00Z">
                        <m:rPr>
                          <m:sty m:val="bi"/>
                        </m:rPr>
                        <w:rPr>
                          <w:rFonts w:ascii="XITS Math" w:hAnsi="XITS Math" w:cs="XITS Math"/>
                        </w:rPr>
                        <m:t>0</m:t>
                      </w:del>
                    </w:ins>
                  </m:r>
                </m:sub>
              </m:sSub>
            </m:sup>
          </m:sSubSup>
          <m:d>
            <m:dPr>
              <m:ctrlPr>
                <w:ins w:id="1038" w:author="Yongkai Chen" w:date="2025-03-16T21:37:00Z" w16du:dateUtc="2025-03-16T13:37:00Z">
                  <w:del w:id="1039" w:author="Chen, Yongkai" w:date="2025-03-17T11:19:00Z" w16du:dateUtc="2025-03-17T03:19:00Z">
                    <w:rPr>
                      <w:rFonts w:ascii="XITS Math" w:hAnsi="XITS Math" w:cs="XITS Math"/>
                      <w:i/>
                    </w:rPr>
                  </w:del>
                </w:ins>
              </m:ctrlPr>
            </m:dPr>
            <m:e>
              <m:f>
                <m:fPr>
                  <m:ctrlPr>
                    <w:ins w:id="1040" w:author="Yongkai Chen" w:date="2025-03-16T21:37:00Z" w16du:dateUtc="2025-03-16T13:37:00Z">
                      <w:del w:id="1041" w:author="Chen, Yongkai" w:date="2025-03-17T11:19:00Z" w16du:dateUtc="2025-03-17T03:19:00Z">
                        <w:rPr>
                          <w:rFonts w:ascii="XITS Math" w:hAnsi="XITS Math" w:cs="XITS Math"/>
                          <w:b w:val="0"/>
                          <w:bCs/>
                          <w:i/>
                        </w:rPr>
                      </w:del>
                    </w:ins>
                  </m:ctrlPr>
                </m:fPr>
                <m:num>
                  <m:sSub>
                    <m:sSubPr>
                      <m:ctrlPr>
                        <w:ins w:id="1042" w:author="Yongkai Chen" w:date="2025-03-16T21:37:00Z" w16du:dateUtc="2025-03-16T13:37:00Z">
                          <w:del w:id="1043" w:author="Chen, Yongkai" w:date="2025-03-17T11:19:00Z" w16du:dateUtc="2025-03-17T03:19:00Z">
                            <w:rPr>
                              <w:rFonts w:ascii="XITS Math" w:hAnsi="XITS Math" w:cs="XITS Math"/>
                              <w:b w:val="0"/>
                              <w:bCs/>
                              <w:i/>
                            </w:rPr>
                          </w:del>
                        </w:ins>
                      </m:ctrlPr>
                    </m:sSubPr>
                    <m:e>
                      <m:r>
                        <w:ins w:id="1044" w:author="Yongkai Chen" w:date="2025-03-16T21:37:00Z" w16du:dateUtc="2025-03-16T13:37:00Z">
                          <w:del w:id="1045" w:author="Chen, Yongkai" w:date="2025-03-17T11:19:00Z" w16du:dateUtc="2025-03-17T03:19:00Z">
                            <m:rPr>
                              <m:sty m:val="bi"/>
                            </m:rPr>
                            <w:rPr>
                              <w:rFonts w:ascii="XITS Math" w:hAnsi="XITS Math" w:cs="XITS Math"/>
                            </w:rPr>
                            <m:t>μ</m:t>
                          </w:del>
                        </w:ins>
                      </m:r>
                    </m:e>
                    <m:sub>
                      <m:r>
                        <w:ins w:id="1046" w:author="Yongkai Chen" w:date="2025-03-16T21:37:00Z" w16du:dateUtc="2025-03-16T13:37:00Z">
                          <w:del w:id="1047" w:author="Chen, Yongkai" w:date="2025-03-17T11:19:00Z" w16du:dateUtc="2025-03-17T03:19:00Z">
                            <m:rPr>
                              <m:sty m:val="bi"/>
                            </m:rPr>
                            <w:rPr>
                              <w:rFonts w:ascii="XITS Math" w:hAnsi="XITS Math" w:cs="XITS Math"/>
                            </w:rPr>
                            <m:t>k</m:t>
                          </w:del>
                        </w:ins>
                      </m:r>
                    </m:sub>
                  </m:sSub>
                </m:num>
                <m:den>
                  <m:r>
                    <w:ins w:id="1048" w:author="Yongkai Chen" w:date="2025-03-16T21:37:00Z" w16du:dateUtc="2025-03-16T13:37:00Z">
                      <w:del w:id="1049" w:author="Chen, Yongkai" w:date="2025-03-17T11:19:00Z" w16du:dateUtc="2025-03-17T03:19:00Z">
                        <m:rPr>
                          <m:sty m:val="bi"/>
                        </m:rPr>
                        <w:rPr>
                          <w:rFonts w:ascii="XITS Math" w:hAnsi="XITS Math" w:cs="XITS Math"/>
                        </w:rPr>
                        <m:t>iω-</m:t>
                      </w:del>
                    </w:ins>
                  </m:r>
                  <m:sSub>
                    <m:sSubPr>
                      <m:ctrlPr>
                        <w:ins w:id="1050" w:author="Yongkai Chen" w:date="2025-03-16T21:37:00Z" w16du:dateUtc="2025-03-16T13:37:00Z">
                          <w:del w:id="1051" w:author="Chen, Yongkai" w:date="2025-03-17T11:19:00Z" w16du:dateUtc="2025-03-17T03:19:00Z">
                            <w:rPr>
                              <w:rFonts w:ascii="XITS Math" w:hAnsi="XITS Math" w:cs="XITS Math"/>
                              <w:b w:val="0"/>
                              <w:bCs/>
                              <w:i/>
                            </w:rPr>
                          </w:del>
                        </w:ins>
                      </m:ctrlPr>
                    </m:sSubPr>
                    <m:e>
                      <m:r>
                        <w:ins w:id="1052" w:author="Yongkai Chen" w:date="2025-03-16T21:37:00Z" w16du:dateUtc="2025-03-16T13:37:00Z">
                          <w:del w:id="1053" w:author="Chen, Yongkai" w:date="2025-03-17T11:19:00Z" w16du:dateUtc="2025-03-17T03:19:00Z">
                            <m:rPr>
                              <m:sty m:val="bi"/>
                            </m:rPr>
                            <w:rPr>
                              <w:rFonts w:ascii="XITS Math" w:hAnsi="XITS Math" w:cs="XITS Math"/>
                            </w:rPr>
                            <m:t>p</m:t>
                          </w:del>
                        </w:ins>
                      </m:r>
                    </m:e>
                    <m:sub>
                      <m:r>
                        <w:ins w:id="1054" w:author="Yongkai Chen" w:date="2025-03-16T21:37:00Z" w16du:dateUtc="2025-03-16T13:37:00Z">
                          <w:del w:id="1055" w:author="Chen, Yongkai" w:date="2025-03-17T11:19:00Z" w16du:dateUtc="2025-03-17T03:19:00Z">
                            <m:rPr>
                              <m:sty m:val="bi"/>
                            </m:rPr>
                            <w:rPr>
                              <w:rFonts w:ascii="XITS Math" w:hAnsi="XITS Math" w:cs="XITS Math"/>
                            </w:rPr>
                            <m:t>k</m:t>
                          </w:del>
                        </w:ins>
                      </m:r>
                    </m:sub>
                  </m:sSub>
                </m:den>
              </m:f>
              <m:r>
                <w:ins w:id="1056" w:author="Yongkai Chen" w:date="2025-03-16T21:37:00Z" w16du:dateUtc="2025-03-16T13:37:00Z">
                  <w:del w:id="1057" w:author="Chen, Yongkai" w:date="2025-03-17T11:19:00Z" w16du:dateUtc="2025-03-17T03:19:00Z">
                    <m:rPr>
                      <m:sty m:val="bi"/>
                    </m:rPr>
                    <w:rPr>
                      <w:rFonts w:ascii="XITS Math" w:hAnsi="XITS Math" w:cs="XITS Math"/>
                    </w:rPr>
                    <m:t>+</m:t>
                  </w:del>
                </w:ins>
              </m:r>
              <m:f>
                <m:fPr>
                  <m:ctrlPr>
                    <w:ins w:id="1058" w:author="Yongkai Chen" w:date="2025-03-16T21:37:00Z" w16du:dateUtc="2025-03-16T13:37:00Z">
                      <w:del w:id="1059" w:author="Chen, Yongkai" w:date="2025-03-17T11:19:00Z" w16du:dateUtc="2025-03-17T03:19:00Z">
                        <w:rPr>
                          <w:rFonts w:ascii="XITS Math" w:hAnsi="XITS Math" w:cs="XITS Math"/>
                          <w:b w:val="0"/>
                          <w:bCs/>
                          <w:i/>
                        </w:rPr>
                      </w:del>
                    </w:ins>
                  </m:ctrlPr>
                </m:fPr>
                <m:num>
                  <m:sSubSup>
                    <m:sSubSupPr>
                      <m:ctrlPr>
                        <w:ins w:id="1060" w:author="Yongkai Chen" w:date="2025-03-16T21:37:00Z" w16du:dateUtc="2025-03-16T13:37:00Z">
                          <w:del w:id="1061" w:author="Chen, Yongkai" w:date="2025-03-17T11:19:00Z" w16du:dateUtc="2025-03-17T03:19:00Z">
                            <w:rPr>
                              <w:rFonts w:ascii="XITS Math" w:hAnsi="XITS Math" w:cs="XITS Math"/>
                              <w:b w:val="0"/>
                              <w:bCs/>
                              <w:i/>
                            </w:rPr>
                          </w:del>
                        </w:ins>
                      </m:ctrlPr>
                    </m:sSubSupPr>
                    <m:e>
                      <m:r>
                        <w:ins w:id="1062" w:author="Yongkai Chen" w:date="2025-03-16T21:37:00Z" w16du:dateUtc="2025-03-16T13:37:00Z">
                          <w:del w:id="1063" w:author="Chen, Yongkai" w:date="2025-03-17T11:19:00Z" w16du:dateUtc="2025-03-17T03:19:00Z">
                            <m:rPr>
                              <m:sty m:val="bi"/>
                            </m:rPr>
                            <w:rPr>
                              <w:rFonts w:ascii="XITS Math" w:hAnsi="XITS Math" w:cs="XITS Math"/>
                            </w:rPr>
                            <m:t>μ</m:t>
                          </w:del>
                        </w:ins>
                      </m:r>
                    </m:e>
                    <m:sub>
                      <m:r>
                        <w:ins w:id="1064" w:author="Yongkai Chen" w:date="2025-03-16T21:37:00Z" w16du:dateUtc="2025-03-16T13:37:00Z">
                          <w:del w:id="1065" w:author="Chen, Yongkai" w:date="2025-03-17T11:19:00Z" w16du:dateUtc="2025-03-17T03:19:00Z">
                            <m:rPr>
                              <m:sty m:val="bi"/>
                            </m:rPr>
                            <w:rPr>
                              <w:rFonts w:ascii="XITS Math" w:hAnsi="XITS Math" w:cs="XITS Math"/>
                            </w:rPr>
                            <m:t>k</m:t>
                          </w:del>
                        </w:ins>
                      </m:r>
                    </m:sub>
                    <m:sup>
                      <m:r>
                        <w:ins w:id="1066" w:author="Yongkai Chen" w:date="2025-03-16T21:37:00Z" w16du:dateUtc="2025-03-16T13:37:00Z">
                          <w:del w:id="1067" w:author="Chen, Yongkai" w:date="2025-03-17T11:19:00Z" w16du:dateUtc="2025-03-17T03:19:00Z">
                            <m:rPr>
                              <m:sty m:val="bi"/>
                            </m:rPr>
                            <w:rPr>
                              <w:rFonts w:ascii="XITS Math" w:hAnsi="XITS Math" w:cs="XITS Math"/>
                            </w:rPr>
                            <m:t>⋆</m:t>
                          </w:del>
                        </w:ins>
                      </m:r>
                    </m:sup>
                  </m:sSubSup>
                </m:num>
                <m:den>
                  <m:r>
                    <w:ins w:id="1068" w:author="Yongkai Chen" w:date="2025-03-16T21:37:00Z" w16du:dateUtc="2025-03-16T13:37:00Z">
                      <w:del w:id="1069" w:author="Chen, Yongkai" w:date="2025-03-17T11:19:00Z" w16du:dateUtc="2025-03-17T03:19:00Z">
                        <m:rPr>
                          <m:sty m:val="bi"/>
                        </m:rPr>
                        <w:rPr>
                          <w:rFonts w:ascii="XITS Math" w:hAnsi="XITS Math" w:cs="XITS Math"/>
                        </w:rPr>
                        <m:t>iω-</m:t>
                      </w:del>
                    </w:ins>
                  </m:r>
                  <m:sSubSup>
                    <m:sSubSupPr>
                      <m:ctrlPr>
                        <w:ins w:id="1070" w:author="Yongkai Chen" w:date="2025-03-16T21:38:00Z" w16du:dateUtc="2025-03-16T13:38:00Z">
                          <w:del w:id="1071" w:author="Chen, Yongkai" w:date="2025-03-17T11:19:00Z" w16du:dateUtc="2025-03-17T03:19:00Z">
                            <w:rPr>
                              <w:rFonts w:ascii="XITS Math" w:hAnsi="XITS Math" w:cs="XITS Math"/>
                              <w:b w:val="0"/>
                              <w:bCs/>
                              <w:i/>
                            </w:rPr>
                          </w:del>
                        </w:ins>
                      </m:ctrlPr>
                    </m:sSubSupPr>
                    <m:e>
                      <m:r>
                        <w:ins w:id="1072" w:author="Yongkai Chen" w:date="2025-03-16T21:37:00Z" w16du:dateUtc="2025-03-16T13:37:00Z">
                          <w:del w:id="1073" w:author="Chen, Yongkai" w:date="2025-03-17T11:19:00Z" w16du:dateUtc="2025-03-17T03:19:00Z">
                            <m:rPr>
                              <m:sty m:val="bi"/>
                            </m:rPr>
                            <w:rPr>
                              <w:rFonts w:ascii="XITS Math" w:hAnsi="XITS Math" w:cs="XITS Math"/>
                            </w:rPr>
                            <m:t>p</m:t>
                          </w:del>
                        </w:ins>
                      </m:r>
                    </m:e>
                    <m:sub>
                      <m:r>
                        <w:ins w:id="1074" w:author="Yongkai Chen" w:date="2025-03-16T21:37:00Z" w16du:dateUtc="2025-03-16T13:37:00Z">
                          <w:del w:id="1075" w:author="Chen, Yongkai" w:date="2025-03-17T11:19:00Z" w16du:dateUtc="2025-03-17T03:19:00Z">
                            <m:rPr>
                              <m:sty m:val="bi"/>
                            </m:rPr>
                            <w:rPr>
                              <w:rFonts w:ascii="XITS Math" w:hAnsi="XITS Math" w:cs="XITS Math"/>
                            </w:rPr>
                            <m:t>k</m:t>
                          </w:del>
                        </w:ins>
                      </m:r>
                    </m:sub>
                    <m:sup>
                      <m:r>
                        <w:ins w:id="1076" w:author="Yongkai Chen" w:date="2025-03-16T21:38:00Z" w16du:dateUtc="2025-03-16T13:38:00Z">
                          <w:del w:id="1077" w:author="Chen, Yongkai" w:date="2025-03-17T11:19:00Z" w16du:dateUtc="2025-03-17T03:19:00Z">
                            <m:rPr>
                              <m:sty m:val="bi"/>
                            </m:rPr>
                            <w:rPr>
                              <w:rFonts w:ascii="XITS Math" w:hAnsi="XITS Math" w:cs="XITS Math"/>
                            </w:rPr>
                            <m:t>⋆</m:t>
                          </w:del>
                        </w:ins>
                      </m:r>
                    </m:sup>
                  </m:sSubSup>
                </m:den>
              </m:f>
            </m:e>
          </m:d>
          <m:acc>
            <m:accPr>
              <m:ctrlPr>
                <w:del w:id="1078" w:author="Chen, Yongkai" w:date="2025-03-17T11:19:00Z" w16du:dateUtc="2025-03-17T03:19:00Z">
                  <w:rPr>
                    <w:rFonts w:ascii="XITS Math" w:hAnsi="XITS Math" w:cs="XITS Math"/>
                    <w:b w:val="0"/>
                    <w:bCs/>
                    <w:i/>
                  </w:rPr>
                </w:del>
              </m:ctrlPr>
            </m:accPr>
            <m:e>
              <m:r>
                <w:del w:id="1079" w:author="Chen, Yongkai" w:date="2025-03-17T11:19:00Z" w16du:dateUtc="2025-03-17T03:19:00Z">
                  <w:rPr>
                    <w:rFonts w:ascii="XITS Math" w:hAnsi="XITS Math" w:cs="XITS Math"/>
                    <w:rPrChange w:id="1080" w:author="Yongkai Chen" w:date="2025-03-16T16:26:00Z" w16du:dateUtc="2025-03-16T08:26:00Z">
                      <w:rPr>
                        <w:rFonts w:ascii="Cambria Math" w:hAnsi="Cambria Math"/>
                      </w:rPr>
                    </w:rPrChange>
                  </w:rPr>
                  <m:t>Z</m:t>
                </w:del>
              </m:r>
              <m:ctrlPr>
                <w:del w:id="1081" w:author="Chen, Yongkai" w:date="2025-03-17T11:19:00Z" w16du:dateUtc="2025-03-17T03:19:00Z">
                  <w:rPr>
                    <w:rFonts w:ascii="XITS Math" w:hAnsi="XITS Math" w:cs="XITS Math" w:hint="eastAsia"/>
                    <w:b w:val="0"/>
                    <w:bCs/>
                    <w:i/>
                  </w:rPr>
                </w:del>
              </m:ctrlPr>
            </m:e>
          </m:acc>
          <m:d>
            <m:dPr>
              <m:ctrlPr>
                <w:del w:id="1082" w:author="Chen, Yongkai" w:date="2025-03-17T11:19:00Z" w16du:dateUtc="2025-03-17T03:19:00Z">
                  <w:rPr>
                    <w:rFonts w:ascii="XITS Math" w:hAnsi="XITS Math" w:cs="XITS Math"/>
                    <w:b w:val="0"/>
                    <w:bCs/>
                    <w:i/>
                  </w:rPr>
                </w:del>
              </m:ctrlPr>
            </m:dPr>
            <m:e>
              <m:r>
                <w:del w:id="1083" w:author="Chen, Yongkai" w:date="2025-03-17T11:19:00Z" w16du:dateUtc="2025-03-17T03:19:00Z">
                  <w:rPr>
                    <w:rFonts w:ascii="XITS Math" w:hAnsi="XITS Math" w:cs="XITS Math"/>
                    <w:rPrChange w:id="1084" w:author="Yongkai Chen" w:date="2025-03-16T16:26:00Z" w16du:dateUtc="2025-03-16T08:26:00Z">
                      <w:rPr>
                        <w:rFonts w:ascii="Cambria Math" w:hAnsi="Cambria Math"/>
                      </w:rPr>
                    </w:rPrChange>
                  </w:rPr>
                  <m:t>x,ω</m:t>
                </w:del>
              </m:r>
            </m:e>
          </m:d>
          <m:r>
            <w:del w:id="1085" w:author="Chen, Yongkai" w:date="2025-03-17T11:19:00Z" w16du:dateUtc="2025-03-17T03:19:00Z">
              <w:rPr>
                <w:rFonts w:ascii="XITS Math" w:hAnsi="XITS Math" w:cs="XITS Math"/>
                <w:rPrChange w:id="1086" w:author="Yongkai Chen" w:date="2025-03-16T16:26:00Z" w16du:dateUtc="2025-03-16T08:26:00Z">
                  <w:rPr>
                    <w:rFonts w:ascii="Cambria Math" w:hAnsi="Cambria Math"/>
                  </w:rPr>
                </w:rPrChange>
              </w:rPr>
              <m:t>=</m:t>
            </w:del>
          </m:r>
          <m:sSubSup>
            <m:sSubSupPr>
              <m:ctrlPr>
                <w:del w:id="1087" w:author="Chen, Yongkai" w:date="2025-03-17T11:19:00Z" w16du:dateUtc="2025-03-17T03:19:00Z">
                  <w:rPr>
                    <w:rFonts w:ascii="XITS Math" w:hAnsi="XITS Math" w:cs="XITS Math"/>
                    <w:b w:val="0"/>
                    <w:bCs/>
                    <w:i/>
                  </w:rPr>
                </w:del>
              </m:ctrlPr>
            </m:sSubSupPr>
            <m:e>
              <m:r>
                <w:del w:id="1088" w:author="Chen, Yongkai" w:date="2025-03-17T11:19:00Z" w16du:dateUtc="2025-03-17T03:19:00Z">
                  <m:rPr>
                    <m:sty m:val="bi"/>
                  </m:rPr>
                  <w:rPr>
                    <w:rFonts w:ascii="XITS Math" w:hAnsi="XITS Math" w:cs="XITS Math"/>
                  </w:rPr>
                  <m:t>Σ</m:t>
                </w:del>
              </m:r>
            </m:e>
            <m:sub>
              <m:r>
                <w:del w:id="1089" w:author="Chen, Yongkai" w:date="2025-03-17T11:19:00Z" w16du:dateUtc="2025-03-17T03:19:00Z">
                  <m:rPr>
                    <m:sty m:val="bi"/>
                  </m:rPr>
                  <w:rPr>
                    <w:rFonts w:ascii="XITS Math" w:hAnsi="XITS Math" w:cs="XITS Math"/>
                  </w:rPr>
                  <m:t>k=1</m:t>
                </w:del>
              </m:r>
            </m:sub>
            <m:sup>
              <m:sSub>
                <m:sSubPr>
                  <m:ctrlPr>
                    <w:del w:id="1090" w:author="Chen, Yongkai" w:date="2025-03-17T11:19:00Z" w16du:dateUtc="2025-03-17T03:19:00Z">
                      <w:rPr>
                        <w:rFonts w:ascii="XITS Math" w:hAnsi="XITS Math" w:cs="XITS Math"/>
                        <w:b w:val="0"/>
                        <w:bCs/>
                        <w:i/>
                      </w:rPr>
                    </w:del>
                  </m:ctrlPr>
                </m:sSubPr>
                <m:e>
                  <m:r>
                    <w:del w:id="1091" w:author="Chen, Yongkai" w:date="2025-03-17T11:19:00Z" w16du:dateUtc="2025-03-17T03:19:00Z">
                      <m:rPr>
                        <m:sty m:val="bi"/>
                      </m:rPr>
                      <w:rPr>
                        <w:rFonts w:ascii="XITS Math" w:hAnsi="XITS Math" w:cs="XITS Math"/>
                      </w:rPr>
                      <m:t>n</m:t>
                    </w:del>
                  </m:r>
                </m:e>
                <m:sub>
                  <m:r>
                    <w:del w:id="1092" w:author="Chen, Yongkai" w:date="2025-03-17T11:19:00Z" w16du:dateUtc="2025-03-17T03:19:00Z">
                      <m:rPr>
                        <m:sty m:val="bi"/>
                      </m:rPr>
                      <w:rPr>
                        <w:rFonts w:ascii="XITS Math" w:hAnsi="XITS Math" w:cs="XITS Math"/>
                      </w:rPr>
                      <m:t>0</m:t>
                    </w:del>
                  </m:r>
                </m:sub>
              </m:sSub>
            </m:sup>
          </m:sSubSup>
          <m:d>
            <m:dPr>
              <m:ctrlPr>
                <w:del w:id="1093" w:author="Chen, Yongkai" w:date="2025-03-17T11:19:00Z" w16du:dateUtc="2025-03-17T03:19:00Z">
                  <w:rPr>
                    <w:rFonts w:ascii="XITS Math" w:hAnsi="XITS Math" w:cs="XITS Math"/>
                    <w:b w:val="0"/>
                    <w:bCs/>
                    <w:i/>
                  </w:rPr>
                </w:del>
              </m:ctrlPr>
            </m:dPr>
            <m:e>
              <m:f>
                <m:fPr>
                  <m:ctrlPr>
                    <w:del w:id="1094" w:author="Chen, Yongkai" w:date="2025-03-17T11:19:00Z" w16du:dateUtc="2025-03-17T03:19:00Z">
                      <w:rPr>
                        <w:rFonts w:ascii="XITS Math" w:hAnsi="XITS Math" w:cs="XITS Math"/>
                        <w:b w:val="0"/>
                        <w:bCs/>
                        <w:i/>
                      </w:rPr>
                    </w:del>
                  </m:ctrlPr>
                </m:fPr>
                <m:num>
                  <m:sSub>
                    <m:sSubPr>
                      <m:ctrlPr>
                        <w:del w:id="1095" w:author="Chen, Yongkai" w:date="2025-03-17T11:19:00Z" w16du:dateUtc="2025-03-17T03:19:00Z">
                          <w:rPr>
                            <w:rFonts w:ascii="XITS Math" w:hAnsi="XITS Math" w:cs="XITS Math"/>
                            <w:b w:val="0"/>
                            <w:bCs/>
                            <w:i/>
                          </w:rPr>
                        </w:del>
                      </m:ctrlPr>
                    </m:sSubPr>
                    <m:e>
                      <m:r>
                        <w:del w:id="1096" w:author="Chen, Yongkai" w:date="2025-03-17T11:19:00Z" w16du:dateUtc="2025-03-17T03:19:00Z">
                          <w:rPr>
                            <w:rFonts w:ascii="XITS Math" w:hAnsi="XITS Math" w:cs="XITS Math"/>
                            <w:rPrChange w:id="1097" w:author="Yongkai Chen" w:date="2025-03-16T16:26:00Z" w16du:dateUtc="2025-03-16T08:26:00Z">
                              <w:rPr>
                                <w:rFonts w:ascii="Cambria Math" w:hAnsi="Cambria Math"/>
                              </w:rPr>
                            </w:rPrChange>
                          </w:rPr>
                          <m:t>μ</m:t>
                        </w:del>
                      </m:r>
                    </m:e>
                    <m:sub>
                      <m:r>
                        <w:del w:id="1098" w:author="Chen, Yongkai" w:date="2025-03-17T11:19:00Z" w16du:dateUtc="2025-03-17T03:19:00Z">
                          <w:rPr>
                            <w:rFonts w:ascii="XITS Math" w:hAnsi="XITS Math" w:cs="XITS Math"/>
                            <w:rPrChange w:id="1099" w:author="Yongkai Chen" w:date="2025-03-16T16:26:00Z" w16du:dateUtc="2025-03-16T08:26:00Z">
                              <w:rPr>
                                <w:rFonts w:ascii="Cambria Math" w:hAnsi="Cambria Math"/>
                              </w:rPr>
                            </w:rPrChange>
                          </w:rPr>
                          <m:t>k</m:t>
                        </w:del>
                      </m:r>
                    </m:sub>
                  </m:sSub>
                </m:num>
                <m:den>
                  <m:r>
                    <w:del w:id="1100" w:author="Chen, Yongkai" w:date="2025-03-17T11:19:00Z" w16du:dateUtc="2025-03-17T03:19:00Z">
                      <w:rPr>
                        <w:rFonts w:ascii="XITS Math" w:hAnsi="XITS Math" w:cs="XITS Math"/>
                        <w:rPrChange w:id="1101" w:author="Yongkai Chen" w:date="2025-03-16T16:26:00Z" w16du:dateUtc="2025-03-16T08:26:00Z">
                          <w:rPr>
                            <w:rFonts w:ascii="Cambria Math" w:hAnsi="Cambria Math"/>
                          </w:rPr>
                        </w:rPrChange>
                      </w:rPr>
                      <m:t>iω-</m:t>
                    </w:del>
                  </m:r>
                  <m:sSub>
                    <m:sSubPr>
                      <m:ctrlPr>
                        <w:del w:id="1102" w:author="Chen, Yongkai" w:date="2025-03-17T11:19:00Z" w16du:dateUtc="2025-03-17T03:19:00Z">
                          <w:rPr>
                            <w:rFonts w:ascii="XITS Math" w:hAnsi="XITS Math" w:cs="XITS Math"/>
                            <w:b w:val="0"/>
                            <w:bCs/>
                            <w:i/>
                          </w:rPr>
                        </w:del>
                      </m:ctrlPr>
                    </m:sSubPr>
                    <m:e>
                      <m:r>
                        <w:del w:id="1103" w:author="Chen, Yongkai" w:date="2025-03-17T11:19:00Z" w16du:dateUtc="2025-03-17T03:19:00Z">
                          <w:rPr>
                            <w:rFonts w:ascii="XITS Math" w:hAnsi="XITS Math" w:cs="XITS Math"/>
                            <w:rPrChange w:id="1104" w:author="Yongkai Chen" w:date="2025-03-16T16:26:00Z" w16du:dateUtc="2025-03-16T08:26:00Z">
                              <w:rPr>
                                <w:rFonts w:ascii="Cambria Math" w:hAnsi="Cambria Math"/>
                              </w:rPr>
                            </w:rPrChange>
                          </w:rPr>
                          <m:t>p</m:t>
                        </w:del>
                      </m:r>
                    </m:e>
                    <m:sub>
                      <m:r>
                        <w:del w:id="1105" w:author="Chen, Yongkai" w:date="2025-03-17T11:19:00Z" w16du:dateUtc="2025-03-17T03:19:00Z">
                          <w:rPr>
                            <w:rFonts w:ascii="XITS Math" w:hAnsi="XITS Math" w:cs="XITS Math"/>
                            <w:rPrChange w:id="1106" w:author="Yongkai Chen" w:date="2025-03-16T16:26:00Z" w16du:dateUtc="2025-03-16T08:26:00Z">
                              <w:rPr>
                                <w:rFonts w:ascii="Cambria Math" w:hAnsi="Cambria Math"/>
                              </w:rPr>
                            </w:rPrChange>
                          </w:rPr>
                          <m:t>k</m:t>
                        </w:del>
                      </m:r>
                    </m:sub>
                  </m:sSub>
                </m:den>
              </m:f>
              <m:r>
                <w:del w:id="1107" w:author="Chen, Yongkai" w:date="2025-03-17T11:19:00Z" w16du:dateUtc="2025-03-17T03:19:00Z">
                  <w:rPr>
                    <w:rFonts w:ascii="XITS Math" w:hAnsi="XITS Math" w:cs="XITS Math"/>
                    <w:rPrChange w:id="1108" w:author="Yongkai Chen" w:date="2025-03-16T16:26:00Z" w16du:dateUtc="2025-03-16T08:26:00Z">
                      <w:rPr>
                        <w:rFonts w:ascii="Cambria Math" w:hAnsi="Cambria Math"/>
                      </w:rPr>
                    </w:rPrChange>
                  </w:rPr>
                  <m:t>+</m:t>
                </w:del>
              </m:r>
              <m:f>
                <m:fPr>
                  <m:ctrlPr>
                    <w:del w:id="1109" w:author="Chen, Yongkai" w:date="2025-03-17T11:19:00Z" w16du:dateUtc="2025-03-17T03:19:00Z">
                      <w:rPr>
                        <w:rFonts w:ascii="XITS Math" w:hAnsi="XITS Math" w:cs="XITS Math"/>
                        <w:b w:val="0"/>
                        <w:bCs/>
                        <w:i/>
                      </w:rPr>
                    </w:del>
                  </m:ctrlPr>
                </m:fPr>
                <m:num>
                  <m:sSubSup>
                    <m:sSubSupPr>
                      <m:ctrlPr>
                        <w:del w:id="1110" w:author="Chen, Yongkai" w:date="2025-03-17T11:19:00Z" w16du:dateUtc="2025-03-17T03:19:00Z">
                          <w:rPr>
                            <w:rFonts w:ascii="XITS Math" w:hAnsi="XITS Math" w:cs="XITS Math"/>
                            <w:b w:val="0"/>
                            <w:bCs/>
                            <w:i/>
                          </w:rPr>
                        </w:del>
                      </m:ctrlPr>
                    </m:sSubSupPr>
                    <m:e>
                      <m:r>
                        <w:del w:id="1111" w:author="Chen, Yongkai" w:date="2025-03-17T11:19:00Z" w16du:dateUtc="2025-03-17T03:19:00Z">
                          <w:rPr>
                            <w:rFonts w:ascii="XITS Math" w:hAnsi="XITS Math" w:cs="XITS Math"/>
                            <w:rPrChange w:id="1112" w:author="Yongkai Chen" w:date="2025-03-16T16:26:00Z" w16du:dateUtc="2025-03-16T08:26:00Z">
                              <w:rPr>
                                <w:rFonts w:ascii="Cambria Math" w:hAnsi="Cambria Math"/>
                              </w:rPr>
                            </w:rPrChange>
                          </w:rPr>
                          <m:t>μ</m:t>
                        </w:del>
                      </m:r>
                    </m:e>
                    <m:sub>
                      <m:r>
                        <w:del w:id="1113" w:author="Chen, Yongkai" w:date="2025-03-17T11:19:00Z" w16du:dateUtc="2025-03-17T03:19:00Z">
                          <w:rPr>
                            <w:rFonts w:ascii="XITS Math" w:hAnsi="XITS Math" w:cs="XITS Math"/>
                            <w:rPrChange w:id="1114" w:author="Yongkai Chen" w:date="2025-03-16T16:26:00Z" w16du:dateUtc="2025-03-16T08:26:00Z">
                              <w:rPr>
                                <w:rFonts w:ascii="Cambria Math" w:hAnsi="Cambria Math"/>
                              </w:rPr>
                            </w:rPrChange>
                          </w:rPr>
                          <m:t>k</m:t>
                        </w:del>
                      </m:r>
                    </m:sub>
                    <m:sup>
                      <m:r>
                        <w:del w:id="1115" w:author="Chen, Yongkai" w:date="2025-03-17T11:19:00Z" w16du:dateUtc="2025-03-17T03:19:00Z">
                          <w:rPr>
                            <w:rFonts w:ascii="XITS Math" w:hAnsi="XITS Math" w:cs="XITS Math"/>
                            <w:rPrChange w:id="1116" w:author="Yongkai Chen" w:date="2025-03-16T16:26:00Z" w16du:dateUtc="2025-03-16T08:26:00Z">
                              <w:rPr>
                                <w:rFonts w:ascii="Cambria Math" w:hAnsi="Cambria Math"/>
                              </w:rPr>
                            </w:rPrChange>
                          </w:rPr>
                          <m:t>⋆</m:t>
                        </w:del>
                      </m:r>
                    </m:sup>
                  </m:sSubSup>
                </m:num>
                <m:den>
                  <m:r>
                    <w:del w:id="1117" w:author="Chen, Yongkai" w:date="2025-03-17T11:19:00Z" w16du:dateUtc="2025-03-17T03:19:00Z">
                      <w:rPr>
                        <w:rFonts w:ascii="XITS Math" w:hAnsi="XITS Math" w:cs="XITS Math"/>
                        <w:rPrChange w:id="1118" w:author="Yongkai Chen" w:date="2025-03-16T16:26:00Z" w16du:dateUtc="2025-03-16T08:26:00Z">
                          <w:rPr>
                            <w:rFonts w:ascii="Cambria Math" w:hAnsi="Cambria Math"/>
                          </w:rPr>
                        </w:rPrChange>
                      </w:rPr>
                      <m:t>iω-</m:t>
                    </w:del>
                  </m:r>
                  <m:sSubSup>
                    <m:sSubSupPr>
                      <m:ctrlPr>
                        <w:del w:id="1119" w:author="Chen, Yongkai" w:date="2025-03-17T11:19:00Z" w16du:dateUtc="2025-03-17T03:19:00Z">
                          <w:rPr>
                            <w:rFonts w:ascii="XITS Math" w:hAnsi="XITS Math" w:cs="XITS Math"/>
                            <w:b w:val="0"/>
                            <w:bCs/>
                            <w:i/>
                          </w:rPr>
                        </w:del>
                      </m:ctrlPr>
                    </m:sSubSupPr>
                    <m:e>
                      <m:r>
                        <w:del w:id="1120" w:author="Chen, Yongkai" w:date="2025-03-17T11:19:00Z" w16du:dateUtc="2025-03-17T03:19:00Z">
                          <w:rPr>
                            <w:rFonts w:ascii="XITS Math" w:hAnsi="XITS Math" w:cs="XITS Math"/>
                            <w:rPrChange w:id="1121" w:author="Yongkai Chen" w:date="2025-03-16T16:26:00Z" w16du:dateUtc="2025-03-16T08:26:00Z">
                              <w:rPr>
                                <w:rFonts w:ascii="Cambria Math" w:hAnsi="Cambria Math"/>
                              </w:rPr>
                            </w:rPrChange>
                          </w:rPr>
                          <m:t>p</m:t>
                        </w:del>
                      </m:r>
                    </m:e>
                    <m:sub>
                      <m:r>
                        <w:del w:id="1122" w:author="Chen, Yongkai" w:date="2025-03-17T11:19:00Z" w16du:dateUtc="2025-03-17T03:19:00Z">
                          <w:rPr>
                            <w:rFonts w:ascii="XITS Math" w:hAnsi="XITS Math" w:cs="XITS Math"/>
                            <w:rPrChange w:id="1123" w:author="Yongkai Chen" w:date="2025-03-16T16:26:00Z" w16du:dateUtc="2025-03-16T08:26:00Z">
                              <w:rPr>
                                <w:rFonts w:ascii="Cambria Math" w:hAnsi="Cambria Math"/>
                              </w:rPr>
                            </w:rPrChange>
                          </w:rPr>
                          <m:t>k</m:t>
                        </w:del>
                      </m:r>
                    </m:sub>
                    <m:sup>
                      <m:r>
                        <w:del w:id="1124" w:author="Chen, Yongkai" w:date="2025-03-17T11:19:00Z" w16du:dateUtc="2025-03-17T03:19:00Z">
                          <w:rPr>
                            <w:rFonts w:ascii="XITS Math" w:hAnsi="XITS Math" w:cs="XITS Math"/>
                            <w:rPrChange w:id="1125" w:author="Yongkai Chen" w:date="2025-03-16T16:26:00Z" w16du:dateUtc="2025-03-16T08:26:00Z">
                              <w:rPr>
                                <w:rFonts w:ascii="Cambria Math" w:hAnsi="Cambria Math"/>
                              </w:rPr>
                            </w:rPrChange>
                          </w:rPr>
                          <m:t>⋆</m:t>
                        </w:del>
                      </m:r>
                    </m:sup>
                  </m:sSubSup>
                </m:den>
              </m:f>
            </m:e>
          </m:d>
        </m:oMath>
      </m:oMathPara>
    </w:p>
    <w:p w14:paraId="033D0B31" w14:textId="36F2EEC8" w:rsidR="00F46630" w:rsidRPr="008C526F" w:rsidDel="005008B1" w:rsidRDefault="00F46630">
      <w:pPr>
        <w:pStyle w:val="section"/>
        <w:spacing w:line="276" w:lineRule="auto"/>
        <w:ind w:firstLineChars="0" w:firstLine="420"/>
        <w:rPr>
          <w:ins w:id="1126" w:author="Yongkai Chen" w:date="2025-03-16T21:38:00Z" w16du:dateUtc="2025-03-16T13:38:00Z"/>
          <w:del w:id="1127" w:author="Chen, Yongkai" w:date="2025-03-17T11:19:00Z" w16du:dateUtc="2025-03-17T03:19:00Z"/>
          <w:rFonts w:ascii="Times New Roman" w:hAnsi="Times New Roman"/>
          <w:iCs/>
          <w:rPrChange w:id="1128" w:author="Yongkai Chen" w:date="2025-03-16T16:08:00Z" w16du:dateUtc="2025-03-16T08:08:00Z">
            <w:rPr>
              <w:ins w:id="1129" w:author="Yongkai Chen" w:date="2025-03-16T21:38:00Z" w16du:dateUtc="2025-03-16T13:38:00Z"/>
              <w:del w:id="1130" w:author="Chen, Yongkai" w:date="2025-03-17T11:19:00Z" w16du:dateUtc="2025-03-17T03:19:00Z"/>
              <w:rFonts w:ascii="Times New Roman" w:hAnsi="Times New Roman"/>
              <w:b w:val="0"/>
              <w:bCs/>
              <w:iCs/>
            </w:rPr>
          </w:rPrChange>
        </w:rPr>
        <w:pPrChange w:id="1131" w:author="Yongkai Chen" w:date="2025-03-16T16:26:00Z" w16du:dateUtc="2025-03-16T08:26:00Z">
          <w:pPr>
            <w:pStyle w:val="section"/>
            <w:spacing w:line="240" w:lineRule="auto"/>
            <w:ind w:firstLineChars="0" w:firstLine="0"/>
          </w:pPr>
        </w:pPrChange>
      </w:pPr>
    </w:p>
    <w:p w14:paraId="42E13C40" w14:textId="048493CF" w:rsidR="00081984" w:rsidRDefault="00081984">
      <w:pPr>
        <w:pStyle w:val="section"/>
        <w:spacing w:line="276" w:lineRule="auto"/>
        <w:ind w:firstLineChars="0" w:firstLine="0"/>
        <w:rPr>
          <w:ins w:id="1132" w:author="Chen, Yongkai" w:date="2025-03-17T11:19:00Z" w16du:dateUtc="2025-03-17T03:19:00Z"/>
          <w:rFonts w:ascii="Times New Roman" w:hAnsi="Times New Roman"/>
          <w:b w:val="0"/>
          <w:bCs/>
        </w:rPr>
      </w:pPr>
      <w:r>
        <w:rPr>
          <w:rFonts w:ascii="Times New Roman" w:hAnsi="Times New Roman" w:hint="eastAsia"/>
          <w:b w:val="0"/>
          <w:bCs/>
        </w:rPr>
        <w:t>其对应的时域表达式为</w:t>
      </w:r>
    </w:p>
    <w:p w14:paraId="30405E9E" w14:textId="445143C6" w:rsidR="00A2520E" w:rsidRPr="00A2520E" w:rsidDel="00AE42D5" w:rsidRDefault="00A2520E">
      <w:pPr>
        <w:pStyle w:val="section"/>
        <w:spacing w:line="276" w:lineRule="auto"/>
        <w:ind w:firstLineChars="0" w:firstLine="0"/>
        <w:rPr>
          <w:del w:id="1133" w:author="Chen, Yongkai" w:date="2025-03-17T11:20:00Z" w16du:dateUtc="2025-03-17T03:20:00Z"/>
          <w:rFonts w:ascii="Times New Roman" w:hAnsi="Times New Roman" w:hint="eastAsia"/>
          <w:b w:val="0"/>
          <w:bCs/>
          <w:i/>
          <w:rPrChange w:id="1134" w:author="Chen, Yongkai" w:date="2025-03-17T11:19:00Z" w16du:dateUtc="2025-03-17T03:19:00Z">
            <w:rPr>
              <w:del w:id="1135" w:author="Chen, Yongkai" w:date="2025-03-17T11:20:00Z" w16du:dateUtc="2025-03-17T03:20:00Z"/>
              <w:rFonts w:ascii="Times New Roman" w:hAnsi="Times New Roman" w:hint="eastAsia"/>
              <w:b w:val="0"/>
              <w:bCs/>
            </w:rPr>
          </w:rPrChange>
        </w:rPr>
        <w:pPrChange w:id="1136" w:author="Yongkai Chen" w:date="2025-03-16T21:38:00Z" w16du:dateUtc="2025-03-16T13:38:00Z">
          <w:pPr>
            <w:pStyle w:val="section"/>
            <w:spacing w:line="360" w:lineRule="auto"/>
            <w:ind w:firstLineChars="0" w:firstLine="0"/>
          </w:pPr>
        </w:pPrChange>
      </w:pPr>
      <m:oMathPara>
        <m:oMath>
          <m:r>
            <w:ins w:id="1137" w:author="Chen, Yongkai" w:date="2025-03-17T11:19:00Z" w16du:dateUtc="2025-03-17T03:19:00Z">
              <w:rPr>
                <w:rFonts w:ascii="XITS Math" w:hAnsi="XITS Math" w:cs="XITS Math"/>
              </w:rPr>
              <m:t>z</m:t>
            </w:ins>
          </m:r>
          <m:d>
            <m:dPr>
              <m:ctrlPr>
                <w:ins w:id="1138" w:author="Chen, Yongkai" w:date="2025-03-17T11:19:00Z" w16du:dateUtc="2025-03-17T03:19:00Z">
                  <w:rPr>
                    <w:rFonts w:ascii="XITS Math" w:hAnsi="XITS Math" w:cs="XITS Math"/>
                    <w:b w:val="0"/>
                    <w:bCs/>
                    <w:i/>
                  </w:rPr>
                </w:ins>
              </m:ctrlPr>
            </m:dPr>
            <m:e>
              <m:r>
                <w:ins w:id="1139" w:author="Chen, Yongkai" w:date="2025-03-17T11:19:00Z" w16du:dateUtc="2025-03-17T03:19:00Z">
                  <m:rPr>
                    <m:sty m:val="bi"/>
                  </m:rPr>
                  <w:rPr>
                    <w:rFonts w:ascii="XITS Math" w:hAnsi="XITS Math" w:cs="XITS Math"/>
                  </w:rPr>
                  <m:t>x</m:t>
                </w:ins>
              </m:r>
              <m:r>
                <w:ins w:id="1140" w:author="Chen, Yongkai" w:date="2025-03-17T11:19:00Z" w16du:dateUtc="2025-03-17T03:19:00Z">
                  <w:rPr>
                    <w:rFonts w:ascii="XITS Math" w:hAnsi="XITS Math" w:cs="XITS Math"/>
                  </w:rPr>
                  <m:t>,t</m:t>
                </w:ins>
              </m:r>
            </m:e>
          </m:d>
          <m:r>
            <w:ins w:id="1141" w:author="Chen, Yongkai" w:date="2025-03-17T11:19:00Z" w16du:dateUtc="2025-03-17T03:19:00Z">
              <w:rPr>
                <w:rFonts w:ascii="XITS Math" w:hAnsi="XITS Math" w:cs="XITS Math"/>
              </w:rPr>
              <m:t>=</m:t>
            </w:ins>
          </m:r>
          <m:sSubSup>
            <m:sSubSupPr>
              <m:ctrlPr>
                <w:ins w:id="1142" w:author="Chen, Yongkai" w:date="2025-03-17T11:19:00Z" w16du:dateUtc="2025-03-17T03:19:00Z">
                  <w:rPr>
                    <w:rFonts w:ascii="XITS Math" w:hAnsi="XITS Math"/>
                    <w:b w:val="0"/>
                    <w:bCs/>
                    <w:i/>
                  </w:rPr>
                </w:ins>
              </m:ctrlPr>
            </m:sSubSupPr>
            <m:e>
              <m:r>
                <w:ins w:id="1143" w:author="Chen, Yongkai" w:date="2025-03-17T11:19:00Z" w16du:dateUtc="2025-03-17T03:19:00Z">
                  <m:rPr>
                    <m:sty m:val="p"/>
                  </m:rPr>
                  <w:rPr>
                    <w:rFonts w:ascii="XITS Math" w:hAnsi="XITS Math"/>
                  </w:rPr>
                  <m:t>Σ</m:t>
                </w:ins>
              </m:r>
              <m:ctrlPr>
                <w:ins w:id="1144" w:author="Chen, Yongkai" w:date="2025-03-17T11:19:00Z" w16du:dateUtc="2025-03-17T03:19:00Z">
                  <w:rPr>
                    <w:rFonts w:ascii="XITS Math" w:hAnsi="XITS Math"/>
                    <w:b w:val="0"/>
                    <w:bCs/>
                  </w:rPr>
                </w:ins>
              </m:ctrlPr>
            </m:e>
            <m:sub>
              <m:r>
                <w:ins w:id="1145" w:author="Chen, Yongkai" w:date="2025-03-17T11:19:00Z" w16du:dateUtc="2025-03-17T03:19:00Z">
                  <w:rPr>
                    <w:rFonts w:ascii="XITS Math" w:hAnsi="XITS Math"/>
                  </w:rPr>
                  <m:t>k=1</m:t>
                </w:ins>
              </m:r>
            </m:sub>
            <m:sup>
              <m:sSub>
                <m:sSubPr>
                  <m:ctrlPr>
                    <w:ins w:id="1146" w:author="Chen, Yongkai" w:date="2025-03-17T11:19:00Z" w16du:dateUtc="2025-03-17T03:19:00Z">
                      <w:rPr>
                        <w:rFonts w:ascii="XITS Math" w:hAnsi="XITS Math"/>
                        <w:b w:val="0"/>
                        <w:bCs/>
                        <w:i/>
                      </w:rPr>
                    </w:ins>
                  </m:ctrlPr>
                </m:sSubPr>
                <m:e>
                  <m:r>
                    <w:ins w:id="1147" w:author="Chen, Yongkai" w:date="2025-03-17T11:19:00Z" w16du:dateUtc="2025-03-17T03:19:00Z">
                      <w:rPr>
                        <w:rFonts w:ascii="XITS Math" w:hAnsi="XITS Math"/>
                      </w:rPr>
                      <m:t>n</m:t>
                    </w:ins>
                  </m:r>
                </m:e>
                <m:sub>
                  <m:r>
                    <w:ins w:id="1148" w:author="Chen, Yongkai" w:date="2025-03-17T11:19:00Z" w16du:dateUtc="2025-03-17T03:19:00Z">
                      <w:rPr>
                        <w:rFonts w:ascii="XITS Math" w:hAnsi="XITS Math"/>
                      </w:rPr>
                      <m:t>0</m:t>
                    </w:ins>
                  </m:r>
                </m:sub>
              </m:sSub>
            </m:sup>
          </m:sSubSup>
          <m:r>
            <w:ins w:id="1149" w:author="Chen, Yongkai" w:date="2025-03-17T11:19:00Z" w16du:dateUtc="2025-03-17T03:19:00Z">
              <w:rPr>
                <w:rFonts w:ascii="XITS Math" w:hAnsi="XITS Math"/>
              </w:rPr>
              <m:t>[2</m:t>
            </w:ins>
          </m:r>
          <m:sSub>
            <m:sSubPr>
              <m:ctrlPr>
                <w:ins w:id="1150" w:author="Chen, Yongkai" w:date="2025-03-17T11:19:00Z" w16du:dateUtc="2025-03-17T03:19:00Z">
                  <w:rPr>
                    <w:rFonts w:ascii="XITS Math" w:hAnsi="XITS Math"/>
                    <w:b w:val="0"/>
                    <w:bCs/>
                    <w:i/>
                  </w:rPr>
                </w:ins>
              </m:ctrlPr>
            </m:sSubPr>
            <m:e>
              <m:r>
                <w:ins w:id="1151" w:author="Chen, Yongkai" w:date="2025-03-17T11:19:00Z" w16du:dateUtc="2025-03-17T03:19:00Z">
                  <w:rPr>
                    <w:rFonts w:ascii="XITS Math" w:hAnsi="XITS Math"/>
                  </w:rPr>
                  <m:t>a</m:t>
                </w:ins>
              </m:r>
            </m:e>
            <m:sub>
              <m:r>
                <w:ins w:id="1152" w:author="Chen, Yongkai" w:date="2025-03-17T11:19:00Z" w16du:dateUtc="2025-03-17T03:19:00Z">
                  <w:rPr>
                    <w:rFonts w:ascii="XITS Math" w:hAnsi="XITS Math"/>
                  </w:rPr>
                  <m:t>k</m:t>
                </w:ins>
              </m:r>
            </m:sub>
          </m:sSub>
          <m:sSup>
            <m:sSupPr>
              <m:ctrlPr>
                <w:ins w:id="1153" w:author="Chen, Yongkai" w:date="2025-03-17T11:19:00Z" w16du:dateUtc="2025-03-17T03:19:00Z">
                  <w:rPr>
                    <w:rFonts w:ascii="XITS Math" w:hAnsi="XITS Math"/>
                    <w:b w:val="0"/>
                    <w:bCs/>
                    <w:i/>
                  </w:rPr>
                </w:ins>
              </m:ctrlPr>
            </m:sSupPr>
            <m:e>
              <m:r>
                <w:ins w:id="1154" w:author="Chen, Yongkai" w:date="2025-03-17T11:19:00Z" w16du:dateUtc="2025-03-17T03:19:00Z">
                  <w:rPr>
                    <w:rFonts w:ascii="XITS Math" w:hAnsi="XITS Math"/>
                  </w:rPr>
                  <m:t>e</m:t>
                </w:ins>
              </m:r>
            </m:e>
            <m:sup>
              <m:sSub>
                <m:sSubPr>
                  <m:ctrlPr>
                    <w:ins w:id="1155" w:author="Chen, Yongkai" w:date="2025-03-17T11:19:00Z" w16du:dateUtc="2025-03-17T03:19:00Z">
                      <w:rPr>
                        <w:rFonts w:ascii="XITS Math" w:hAnsi="XITS Math"/>
                        <w:b w:val="0"/>
                        <w:bCs/>
                        <w:i/>
                      </w:rPr>
                    </w:ins>
                  </m:ctrlPr>
                </m:sSubPr>
                <m:e>
                  <m:r>
                    <w:ins w:id="1156" w:author="Chen, Yongkai" w:date="2025-03-17T11:19:00Z" w16du:dateUtc="2025-03-17T03:19:00Z">
                      <w:rPr>
                        <w:rFonts w:ascii="XITS Math" w:hAnsi="XITS Math"/>
                      </w:rPr>
                      <m:t>c</m:t>
                    </w:ins>
                  </m:r>
                </m:e>
                <m:sub>
                  <m:r>
                    <w:ins w:id="1157" w:author="Chen, Yongkai" w:date="2025-03-17T11:19:00Z" w16du:dateUtc="2025-03-17T03:19:00Z">
                      <w:rPr>
                        <w:rFonts w:ascii="XITS Math" w:hAnsi="XITS Math"/>
                      </w:rPr>
                      <m:t>k</m:t>
                    </w:ins>
                  </m:r>
                </m:sub>
              </m:sSub>
              <m:r>
                <w:ins w:id="1158" w:author="Chen, Yongkai" w:date="2025-03-17T11:19:00Z" w16du:dateUtc="2025-03-17T03:19:00Z">
                  <w:rPr>
                    <w:rFonts w:ascii="XITS Math" w:hAnsi="XITS Math"/>
                  </w:rPr>
                  <m:t>t</m:t>
                </w:ins>
              </m:r>
            </m:sup>
          </m:sSup>
          <m:func>
            <m:funcPr>
              <m:ctrlPr>
                <w:rPr>
                  <w:rFonts w:ascii="Cambria Math" w:hAnsi="Cambria Math" w:cs="Cambria Math"/>
                  <w:b w:val="0"/>
                  <w:bCs/>
                  <w:i/>
                  <w:rPrChange w:id="1159" w:author="Chen, Yongkai" w:date="2025-03-17T11:19:00Z" w16du:dateUtc="2025-03-17T03:19:00Z">
                    <w:rPr>
                      <w:rFonts w:ascii="Cambria Math" w:hAnsi="Cambria Math" w:cs="Cambria Math"/>
                      <w:b w:val="0"/>
                      <w:bCs/>
                    </w:rPr>
                  </w:rPrChange>
                </w:rPr>
              </m:ctrlPr>
            </m:funcPr>
            <m:fName>
              <m:r>
                <m:rPr>
                  <m:sty m:val="p"/>
                </m:rPr>
                <w:rPr>
                  <w:rFonts w:ascii="XITS Math" w:hAnsi="XITS Math"/>
                </w:rPr>
                <m:t>cos</m:t>
              </m:r>
              <m:ctrlPr>
                <w:rPr>
                  <w:rFonts w:ascii="XITS Math" w:hAnsi="XITS Math"/>
                  <w:b w:val="0"/>
                  <w:bCs/>
                  <w:i/>
                  <w:rPrChange w:id="1160" w:author="Chen, Yongkai" w:date="2025-03-17T11:19:00Z" w16du:dateUtc="2025-03-17T03:19:00Z">
                    <w:rPr>
                      <w:rFonts w:ascii="XITS Math" w:hAnsi="XITS Math"/>
                      <w:b w:val="0"/>
                      <w:bCs/>
                    </w:rPr>
                  </w:rPrChange>
                </w:rPr>
              </m:ctrlPr>
            </m:fName>
            <m:e>
              <m:d>
                <m:dPr>
                  <m:ctrlPr>
                    <w:ins w:id="1161" w:author="Chen, Yongkai" w:date="2025-03-17T11:19:00Z" w16du:dateUtc="2025-03-17T03:19:00Z">
                      <w:rPr>
                        <w:rFonts w:ascii="XITS Math" w:hAnsi="XITS Math"/>
                        <w:b w:val="0"/>
                        <w:bCs/>
                        <w:i/>
                      </w:rPr>
                    </w:ins>
                  </m:ctrlPr>
                </m:dPr>
                <m:e>
                  <m:sSub>
                    <m:sSubPr>
                      <m:ctrlPr>
                        <w:ins w:id="1162" w:author="Chen, Yongkai" w:date="2025-03-17T11:19:00Z" w16du:dateUtc="2025-03-17T03:19:00Z">
                          <w:rPr>
                            <w:rFonts w:ascii="XITS Math" w:hAnsi="XITS Math"/>
                            <w:b w:val="0"/>
                            <w:bCs/>
                            <w:i/>
                          </w:rPr>
                        </w:ins>
                      </m:ctrlPr>
                    </m:sSubPr>
                    <m:e>
                      <m:r>
                        <w:ins w:id="1163" w:author="Chen, Yongkai" w:date="2025-03-17T11:19:00Z" w16du:dateUtc="2025-03-17T03:19:00Z">
                          <w:rPr>
                            <w:rFonts w:ascii="XITS Math" w:hAnsi="XITS Math"/>
                          </w:rPr>
                          <m:t>d</m:t>
                        </w:ins>
                      </m:r>
                    </m:e>
                    <m:sub>
                      <m:r>
                        <w:ins w:id="1164" w:author="Chen, Yongkai" w:date="2025-03-17T11:19:00Z" w16du:dateUtc="2025-03-17T03:19:00Z">
                          <w:rPr>
                            <w:rFonts w:ascii="XITS Math" w:hAnsi="XITS Math"/>
                          </w:rPr>
                          <m:t>k</m:t>
                        </w:ins>
                      </m:r>
                    </m:sub>
                  </m:sSub>
                  <m:r>
                    <w:ins w:id="1165" w:author="Chen, Yongkai" w:date="2025-03-17T11:19:00Z" w16du:dateUtc="2025-03-17T03:19:00Z">
                      <w:rPr>
                        <w:rFonts w:ascii="XITS Math" w:hAnsi="XITS Math"/>
                      </w:rPr>
                      <m:t>t</m:t>
                    </w:ins>
                  </m:r>
                </m:e>
              </m:d>
              <m:r>
                <w:ins w:id="1166" w:author="Chen, Yongkai" w:date="2025-03-17T11:19:00Z" w16du:dateUtc="2025-03-17T03:19:00Z">
                  <w:rPr>
                    <w:rFonts w:ascii="XITS Math" w:hAnsi="XITS Math"/>
                  </w:rPr>
                  <m:t>-2</m:t>
                </w:ins>
              </m:r>
              <m:sSub>
                <m:sSubPr>
                  <m:ctrlPr>
                    <w:ins w:id="1167" w:author="Chen, Yongkai" w:date="2025-03-17T11:19:00Z" w16du:dateUtc="2025-03-17T03:19:00Z">
                      <w:rPr>
                        <w:rFonts w:ascii="XITS Math" w:hAnsi="XITS Math"/>
                        <w:b w:val="0"/>
                        <w:bCs/>
                        <w:i/>
                      </w:rPr>
                    </w:ins>
                  </m:ctrlPr>
                </m:sSubPr>
                <m:e>
                  <m:r>
                    <w:ins w:id="1168" w:author="Chen, Yongkai" w:date="2025-03-17T11:19:00Z" w16du:dateUtc="2025-03-17T03:19:00Z">
                      <w:rPr>
                        <w:rFonts w:ascii="XITS Math" w:hAnsi="XITS Math"/>
                      </w:rPr>
                      <m:t>b</m:t>
                    </w:ins>
                  </m:r>
                </m:e>
                <m:sub>
                  <m:r>
                    <w:ins w:id="1169" w:author="Chen, Yongkai" w:date="2025-03-17T11:19:00Z" w16du:dateUtc="2025-03-17T03:19:00Z">
                      <w:rPr>
                        <w:rFonts w:ascii="XITS Math" w:hAnsi="XITS Math"/>
                      </w:rPr>
                      <m:t>k</m:t>
                    </w:ins>
                  </m:r>
                </m:sub>
              </m:sSub>
              <m:sSup>
                <m:sSupPr>
                  <m:ctrlPr>
                    <w:ins w:id="1170" w:author="Chen, Yongkai" w:date="2025-03-17T11:19:00Z" w16du:dateUtc="2025-03-17T03:19:00Z">
                      <w:rPr>
                        <w:rFonts w:ascii="XITS Math" w:hAnsi="XITS Math"/>
                        <w:b w:val="0"/>
                        <w:bCs/>
                        <w:i/>
                      </w:rPr>
                    </w:ins>
                  </m:ctrlPr>
                </m:sSupPr>
                <m:e>
                  <m:r>
                    <w:ins w:id="1171" w:author="Chen, Yongkai" w:date="2025-03-17T11:19:00Z" w16du:dateUtc="2025-03-17T03:19:00Z">
                      <w:rPr>
                        <w:rFonts w:ascii="XITS Math" w:hAnsi="XITS Math"/>
                      </w:rPr>
                      <m:t>c</m:t>
                    </w:ins>
                  </m:r>
                </m:e>
                <m:sup>
                  <m:sSub>
                    <m:sSubPr>
                      <m:ctrlPr>
                        <w:ins w:id="1172" w:author="Chen, Yongkai" w:date="2025-03-17T11:19:00Z" w16du:dateUtc="2025-03-17T03:19:00Z">
                          <w:rPr>
                            <w:rFonts w:ascii="XITS Math" w:hAnsi="XITS Math"/>
                            <w:b w:val="0"/>
                            <w:bCs/>
                            <w:i/>
                          </w:rPr>
                        </w:ins>
                      </m:ctrlPr>
                    </m:sSubPr>
                    <m:e>
                      <m:r>
                        <w:ins w:id="1173" w:author="Chen, Yongkai" w:date="2025-03-17T11:19:00Z" w16du:dateUtc="2025-03-17T03:19:00Z">
                          <w:rPr>
                            <w:rFonts w:ascii="XITS Math" w:hAnsi="XITS Math"/>
                          </w:rPr>
                          <m:t>e</m:t>
                        </w:ins>
                      </m:r>
                    </m:e>
                    <m:sub>
                      <m:r>
                        <w:ins w:id="1174" w:author="Chen, Yongkai" w:date="2025-03-17T11:19:00Z" w16du:dateUtc="2025-03-17T03:19:00Z">
                          <w:rPr>
                            <w:rFonts w:ascii="XITS Math" w:hAnsi="XITS Math"/>
                          </w:rPr>
                          <m:t>k</m:t>
                        </w:ins>
                      </m:r>
                    </m:sub>
                  </m:sSub>
                  <m:r>
                    <w:ins w:id="1175" w:author="Chen, Yongkai" w:date="2025-03-17T11:19:00Z" w16du:dateUtc="2025-03-17T03:19:00Z">
                      <w:rPr>
                        <w:rFonts w:ascii="XITS Math" w:hAnsi="XITS Math"/>
                      </w:rPr>
                      <m:t>t</m:t>
                    </w:ins>
                  </m:r>
                </m:sup>
              </m:sSup>
              <m:func>
                <m:funcPr>
                  <m:ctrlPr>
                    <w:rPr>
                      <w:rFonts w:ascii="Cambria Math" w:hAnsi="Cambria Math" w:cs="Cambria Math"/>
                      <w:b w:val="0"/>
                      <w:bCs/>
                      <w:i/>
                      <w:rPrChange w:id="1176" w:author="Chen, Yongkai" w:date="2025-03-17T11:19:00Z" w16du:dateUtc="2025-03-17T03:19:00Z">
                        <w:rPr>
                          <w:rFonts w:ascii="Cambria Math" w:hAnsi="Cambria Math" w:cs="Cambria Math"/>
                          <w:b w:val="0"/>
                          <w:bCs/>
                        </w:rPr>
                      </w:rPrChange>
                    </w:rPr>
                  </m:ctrlPr>
                </m:funcPr>
                <m:fName>
                  <m:r>
                    <m:rPr>
                      <m:sty m:val="p"/>
                    </m:rPr>
                    <w:rPr>
                      <w:rFonts w:ascii="XITS Math" w:hAnsi="XITS Math"/>
                    </w:rPr>
                    <m:t>sin</m:t>
                  </m:r>
                  <m:ctrlPr>
                    <w:rPr>
                      <w:rFonts w:ascii="XITS Math" w:hAnsi="XITS Math"/>
                      <w:b w:val="0"/>
                      <w:bCs/>
                      <w:i/>
                      <w:rPrChange w:id="1177" w:author="Chen, Yongkai" w:date="2025-03-17T11:19:00Z" w16du:dateUtc="2025-03-17T03:19:00Z">
                        <w:rPr>
                          <w:rFonts w:ascii="XITS Math" w:hAnsi="XITS Math"/>
                          <w:b w:val="0"/>
                          <w:bCs/>
                        </w:rPr>
                      </w:rPrChange>
                    </w:rPr>
                  </m:ctrlPr>
                </m:fName>
                <m:e>
                  <m:r>
                    <w:ins w:id="1178" w:author="Chen, Yongkai" w:date="2025-03-17T11:19:00Z" w16du:dateUtc="2025-03-17T03:19:00Z">
                      <w:rPr>
                        <w:rFonts w:ascii="XITS Math" w:hAnsi="XITS Math"/>
                      </w:rPr>
                      <m:t>(</m:t>
                    </w:ins>
                  </m:r>
                  <m:sSub>
                    <m:sSubPr>
                      <m:ctrlPr>
                        <w:ins w:id="1179" w:author="Chen, Yongkai" w:date="2025-03-17T11:19:00Z" w16du:dateUtc="2025-03-17T03:19:00Z">
                          <w:rPr>
                            <w:rFonts w:ascii="XITS Math" w:hAnsi="XITS Math"/>
                            <w:b w:val="0"/>
                            <w:bCs/>
                            <w:i/>
                          </w:rPr>
                        </w:ins>
                      </m:ctrlPr>
                    </m:sSubPr>
                    <m:e>
                      <m:r>
                        <w:ins w:id="1180" w:author="Chen, Yongkai" w:date="2025-03-17T11:19:00Z" w16du:dateUtc="2025-03-17T03:19:00Z">
                          <w:rPr>
                            <w:rFonts w:ascii="XITS Math" w:hAnsi="XITS Math"/>
                          </w:rPr>
                          <m:t>d</m:t>
                        </w:ins>
                      </m:r>
                    </m:e>
                    <m:sub>
                      <m:r>
                        <w:ins w:id="1181" w:author="Chen, Yongkai" w:date="2025-03-17T11:19:00Z" w16du:dateUtc="2025-03-17T03:19:00Z">
                          <w:rPr>
                            <w:rFonts w:ascii="XITS Math" w:hAnsi="XITS Math"/>
                          </w:rPr>
                          <m:t>k</m:t>
                        </w:ins>
                      </m:r>
                    </m:sub>
                  </m:sSub>
                  <m:r>
                    <w:ins w:id="1182" w:author="Chen, Yongkai" w:date="2025-03-17T11:19:00Z" w16du:dateUtc="2025-03-17T03:19:00Z">
                      <w:rPr>
                        <w:rFonts w:ascii="XITS Math" w:hAnsi="XITS Math"/>
                      </w:rPr>
                      <m:t>t)]H(t)</m:t>
                    </w:ins>
                  </m:r>
                </m:e>
              </m:func>
            </m:e>
          </m:func>
        </m:oMath>
      </m:oMathPara>
    </w:p>
    <w:p w14:paraId="00BBBAE5" w14:textId="4908AE35" w:rsidR="00081984" w:rsidRPr="005D3F76" w:rsidRDefault="005D3F76" w:rsidP="00AE42D5">
      <w:pPr>
        <w:pStyle w:val="section"/>
        <w:spacing w:line="276" w:lineRule="auto"/>
        <w:ind w:firstLineChars="0" w:firstLine="0"/>
        <w:rPr>
          <w:rFonts w:ascii="Times New Roman" w:hAnsi="Times New Roman"/>
          <w:b w:val="0"/>
          <w:bCs/>
          <w:i/>
        </w:rPr>
        <w:pPrChange w:id="1183" w:author="Chen, Yongkai" w:date="2025-03-17T11:20:00Z" w16du:dateUtc="2025-03-17T03:20:00Z">
          <w:pPr>
            <w:pStyle w:val="section"/>
            <w:spacing w:line="240" w:lineRule="auto"/>
            <w:ind w:firstLineChars="0" w:firstLine="420"/>
          </w:pPr>
        </w:pPrChange>
      </w:pPr>
      <m:oMathPara>
        <m:oMath>
          <m:r>
            <w:del w:id="1184" w:author="Chen, Yongkai" w:date="2025-03-17T11:20:00Z" w16du:dateUtc="2025-03-17T03:20:00Z">
              <w:rPr>
                <w:rFonts w:ascii="XITS Math" w:hAnsi="XITS Math" w:cs="XITS Math"/>
              </w:rPr>
              <m:t>z</m:t>
            </w:del>
          </m:r>
          <m:d>
            <m:dPr>
              <m:ctrlPr>
                <w:del w:id="1185" w:author="Chen, Yongkai" w:date="2025-03-17T11:20:00Z" w16du:dateUtc="2025-03-17T03:20:00Z">
                  <w:rPr>
                    <w:rFonts w:ascii="XITS Math" w:hAnsi="XITS Math" w:cs="XITS Math"/>
                    <w:b w:val="0"/>
                    <w:bCs/>
                    <w:i/>
                  </w:rPr>
                </w:del>
              </m:ctrlPr>
            </m:dPr>
            <m:e>
              <m:r>
                <w:del w:id="1186" w:author="Chen, Yongkai" w:date="2025-03-17T11:20:00Z" w16du:dateUtc="2025-03-17T03:20:00Z">
                  <m:rPr>
                    <m:sty m:val="bi"/>
                  </m:rPr>
                  <w:rPr>
                    <w:rFonts w:ascii="XITS Math" w:hAnsi="XITS Math" w:cs="XITS Math"/>
                  </w:rPr>
                  <m:t>x</m:t>
                </w:del>
              </m:r>
              <m:r>
                <w:del w:id="1187" w:author="Chen, Yongkai" w:date="2025-03-17T11:20:00Z" w16du:dateUtc="2025-03-17T03:20:00Z">
                  <w:rPr>
                    <w:rFonts w:ascii="XITS Math" w:hAnsi="XITS Math" w:cs="XITS Math"/>
                  </w:rPr>
                  <m:t>,t</m:t>
                </w:del>
              </m:r>
            </m:e>
          </m:d>
          <m:r>
            <w:del w:id="1188" w:author="Chen, Yongkai" w:date="2025-03-17T11:20:00Z" w16du:dateUtc="2025-03-17T03:20:00Z">
              <w:rPr>
                <w:rFonts w:ascii="XITS Math" w:hAnsi="XITS Math" w:cs="XITS Math"/>
              </w:rPr>
              <m:t>=</m:t>
            </w:del>
          </m:r>
          <m:sSubSup>
            <m:sSubSupPr>
              <m:ctrlPr>
                <w:del w:id="1189" w:author="Chen, Yongkai" w:date="2025-03-17T11:20:00Z" w16du:dateUtc="2025-03-17T03:20:00Z">
                  <w:rPr>
                    <w:rFonts w:ascii="XITS Math" w:hAnsi="XITS Math" w:cs="XITS Math"/>
                    <w:b w:val="0"/>
                    <w:bCs/>
                    <w:i/>
                  </w:rPr>
                </w:del>
              </m:ctrlPr>
            </m:sSubSupPr>
            <m:e>
              <m:r>
                <w:del w:id="1190" w:author="Chen, Yongkai" w:date="2025-03-17T11:20:00Z" w16du:dateUtc="2025-03-17T03:20:00Z">
                  <w:rPr>
                    <w:rFonts w:ascii="XITS Math" w:hAnsi="XITS Math" w:cs="XITS Math"/>
                  </w:rPr>
                  <m:t>Σ</m:t>
                </w:del>
              </m:r>
            </m:e>
            <m:sub>
              <m:r>
                <w:del w:id="1191" w:author="Chen, Yongkai" w:date="2025-03-17T11:20:00Z" w16du:dateUtc="2025-03-17T03:20:00Z">
                  <w:rPr>
                    <w:rFonts w:ascii="XITS Math" w:hAnsi="XITS Math" w:cs="XITS Math"/>
                  </w:rPr>
                  <m:t>k=1</m:t>
                </w:del>
              </m:r>
            </m:sub>
            <m:sup>
              <m:sSub>
                <m:sSubPr>
                  <m:ctrlPr>
                    <w:del w:id="1192" w:author="Chen, Yongkai" w:date="2025-03-17T11:20:00Z" w16du:dateUtc="2025-03-17T03:20:00Z">
                      <w:rPr>
                        <w:rFonts w:ascii="XITS Math" w:hAnsi="XITS Math" w:cs="XITS Math"/>
                        <w:b w:val="0"/>
                        <w:bCs/>
                        <w:i/>
                      </w:rPr>
                    </w:del>
                  </m:ctrlPr>
                </m:sSubPr>
                <m:e>
                  <m:r>
                    <w:del w:id="1193" w:author="Chen, Yongkai" w:date="2025-03-17T11:20:00Z" w16du:dateUtc="2025-03-17T03:20:00Z">
                      <w:rPr>
                        <w:rFonts w:ascii="XITS Math" w:hAnsi="XITS Math" w:cs="XITS Math"/>
                      </w:rPr>
                      <m:t>n</m:t>
                    </w:del>
                  </m:r>
                </m:e>
                <m:sub>
                  <m:r>
                    <w:del w:id="1194" w:author="Chen, Yongkai" w:date="2025-03-17T11:20:00Z" w16du:dateUtc="2025-03-17T03:20:00Z">
                      <w:rPr>
                        <w:rFonts w:ascii="XITS Math" w:hAnsi="XITS Math" w:cs="XITS Math"/>
                      </w:rPr>
                      <m:t>0</m:t>
                    </w:del>
                  </m:r>
                </m:sub>
              </m:sSub>
            </m:sup>
          </m:sSubSup>
          <m:r>
            <w:del w:id="1195" w:author="Chen, Yongkai" w:date="2025-03-17T11:20:00Z" w16du:dateUtc="2025-03-17T03:20:00Z">
              <w:rPr>
                <w:rFonts w:ascii="XITS Math" w:hAnsi="XITS Math" w:cs="XITS Math"/>
              </w:rPr>
              <m:t>[2</m:t>
            </w:del>
          </m:r>
          <m:sSub>
            <m:sSubPr>
              <m:ctrlPr>
                <w:del w:id="1196" w:author="Chen, Yongkai" w:date="2025-03-17T11:20:00Z" w16du:dateUtc="2025-03-17T03:20:00Z">
                  <w:rPr>
                    <w:rFonts w:ascii="XITS Math" w:hAnsi="XITS Math" w:cs="XITS Math"/>
                    <w:b w:val="0"/>
                    <w:bCs/>
                    <w:i/>
                  </w:rPr>
                </w:del>
              </m:ctrlPr>
            </m:sSubPr>
            <m:e>
              <m:r>
                <w:del w:id="1197" w:author="Chen, Yongkai" w:date="2025-03-17T11:20:00Z" w16du:dateUtc="2025-03-17T03:20:00Z">
                  <w:rPr>
                    <w:rFonts w:ascii="XITS Math" w:hAnsi="XITS Math" w:cs="XITS Math"/>
                  </w:rPr>
                  <m:t>a</m:t>
                </w:del>
              </m:r>
            </m:e>
            <m:sub>
              <m:r>
                <w:del w:id="1198" w:author="Chen, Yongkai" w:date="2025-03-17T11:20:00Z" w16du:dateUtc="2025-03-17T03:20:00Z">
                  <w:rPr>
                    <w:rFonts w:ascii="XITS Math" w:hAnsi="XITS Math" w:cs="XITS Math"/>
                  </w:rPr>
                  <m:t>k</m:t>
                </w:del>
              </m:r>
            </m:sub>
          </m:sSub>
          <m:sSup>
            <m:sSupPr>
              <m:ctrlPr>
                <w:del w:id="1199" w:author="Chen, Yongkai" w:date="2025-03-17T11:20:00Z" w16du:dateUtc="2025-03-17T03:20:00Z">
                  <w:rPr>
                    <w:rFonts w:ascii="XITS Math" w:hAnsi="XITS Math" w:cs="XITS Math"/>
                    <w:b w:val="0"/>
                    <w:bCs/>
                    <w:i/>
                  </w:rPr>
                </w:del>
              </m:ctrlPr>
            </m:sSupPr>
            <m:e>
              <m:r>
                <w:del w:id="1200" w:author="Chen, Yongkai" w:date="2025-03-17T11:20:00Z" w16du:dateUtc="2025-03-17T03:20:00Z">
                  <w:rPr>
                    <w:rFonts w:ascii="XITS Math" w:hAnsi="XITS Math" w:cs="XITS Math"/>
                  </w:rPr>
                  <m:t>e</m:t>
                </w:del>
              </m:r>
            </m:e>
            <m:sup>
              <m:sSub>
                <m:sSubPr>
                  <m:ctrlPr>
                    <w:del w:id="1201" w:author="Chen, Yongkai" w:date="2025-03-17T11:20:00Z" w16du:dateUtc="2025-03-17T03:20:00Z">
                      <w:rPr>
                        <w:rFonts w:ascii="XITS Math" w:hAnsi="XITS Math" w:cs="XITS Math"/>
                        <w:b w:val="0"/>
                        <w:bCs/>
                        <w:i/>
                      </w:rPr>
                    </w:del>
                  </m:ctrlPr>
                </m:sSubPr>
                <m:e>
                  <m:r>
                    <w:del w:id="1202" w:author="Chen, Yongkai" w:date="2025-03-17T11:20:00Z" w16du:dateUtc="2025-03-17T03:20:00Z">
                      <w:rPr>
                        <w:rFonts w:ascii="XITS Math" w:hAnsi="XITS Math" w:cs="XITS Math"/>
                      </w:rPr>
                      <m:t>c</m:t>
                    </w:del>
                  </m:r>
                </m:e>
                <m:sub>
                  <m:r>
                    <w:del w:id="1203" w:author="Chen, Yongkai" w:date="2025-03-17T11:20:00Z" w16du:dateUtc="2025-03-17T03:20:00Z">
                      <w:rPr>
                        <w:rFonts w:ascii="XITS Math" w:hAnsi="XITS Math" w:cs="XITS Math"/>
                      </w:rPr>
                      <m:t>k</m:t>
                    </w:del>
                  </m:r>
                </m:sub>
              </m:sSub>
              <m:r>
                <w:del w:id="1204" w:author="Chen, Yongkai" w:date="2025-03-17T11:20:00Z" w16du:dateUtc="2025-03-17T03:20:00Z">
                  <w:rPr>
                    <w:rFonts w:ascii="XITS Math" w:hAnsi="XITS Math" w:cs="XITS Math"/>
                  </w:rPr>
                  <m:t>t</m:t>
                </w:del>
              </m:r>
            </m:sup>
          </m:sSup>
          <m:func>
            <m:funcPr>
              <m:ctrlPr>
                <w:del w:id="1205" w:author="Chen, Yongkai" w:date="2025-03-17T11:20:00Z" w16du:dateUtc="2025-03-17T03:20:00Z">
                  <w:rPr>
                    <w:rFonts w:ascii="XITS Math" w:hAnsi="XITS Math" w:cs="XITS Math"/>
                    <w:b w:val="0"/>
                    <w:bCs/>
                    <w:i/>
                  </w:rPr>
                </w:del>
              </m:ctrlPr>
            </m:funcPr>
            <m:fName>
              <m:r>
                <w:del w:id="1206" w:author="Chen, Yongkai" w:date="2025-03-17T11:20:00Z" w16du:dateUtc="2025-03-17T03:20:00Z">
                  <w:rPr>
                    <w:rFonts w:ascii="XITS Math" w:hAnsi="XITS Math" w:cs="XITS Math"/>
                  </w:rPr>
                  <m:t>cos</m:t>
                </w:del>
              </m:r>
            </m:fName>
            <m:e>
              <m:d>
                <m:dPr>
                  <m:ctrlPr>
                    <w:del w:id="1207" w:author="Chen, Yongkai" w:date="2025-03-17T11:20:00Z" w16du:dateUtc="2025-03-17T03:20:00Z">
                      <w:rPr>
                        <w:rFonts w:ascii="XITS Math" w:hAnsi="XITS Math" w:cs="XITS Math"/>
                        <w:b w:val="0"/>
                        <w:bCs/>
                        <w:i/>
                      </w:rPr>
                    </w:del>
                  </m:ctrlPr>
                </m:dPr>
                <m:e>
                  <m:sSub>
                    <m:sSubPr>
                      <m:ctrlPr>
                        <w:del w:id="1208" w:author="Chen, Yongkai" w:date="2025-03-17T11:20:00Z" w16du:dateUtc="2025-03-17T03:20:00Z">
                          <w:rPr>
                            <w:rFonts w:ascii="XITS Math" w:hAnsi="XITS Math" w:cs="XITS Math"/>
                            <w:b w:val="0"/>
                            <w:bCs/>
                            <w:i/>
                          </w:rPr>
                        </w:del>
                      </m:ctrlPr>
                    </m:sSubPr>
                    <m:e>
                      <m:r>
                        <w:del w:id="1209" w:author="Chen, Yongkai" w:date="2025-03-17T11:20:00Z" w16du:dateUtc="2025-03-17T03:20:00Z">
                          <w:rPr>
                            <w:rFonts w:ascii="XITS Math" w:hAnsi="XITS Math" w:cs="XITS Math"/>
                          </w:rPr>
                          <m:t>d</m:t>
                        </w:del>
                      </m:r>
                    </m:e>
                    <m:sub>
                      <m:r>
                        <w:del w:id="1210" w:author="Chen, Yongkai" w:date="2025-03-17T11:20:00Z" w16du:dateUtc="2025-03-17T03:20:00Z">
                          <w:rPr>
                            <w:rFonts w:ascii="XITS Math" w:hAnsi="XITS Math" w:cs="XITS Math"/>
                          </w:rPr>
                          <m:t>k</m:t>
                        </w:del>
                      </m:r>
                    </m:sub>
                  </m:sSub>
                  <m:r>
                    <w:del w:id="1211" w:author="Chen, Yongkai" w:date="2025-03-17T11:20:00Z" w16du:dateUtc="2025-03-17T03:20:00Z">
                      <w:rPr>
                        <w:rFonts w:ascii="XITS Math" w:hAnsi="XITS Math" w:cs="XITS Math"/>
                      </w:rPr>
                      <m:t>t</m:t>
                    </w:del>
                  </m:r>
                </m:e>
              </m:d>
            </m:e>
          </m:func>
          <m:r>
            <w:del w:id="1212" w:author="Chen, Yongkai" w:date="2025-03-17T11:20:00Z" w16du:dateUtc="2025-03-17T03:20:00Z">
              <w:rPr>
                <w:rFonts w:ascii="XITS Math" w:hAnsi="XITS Math" w:cs="XITS Math"/>
              </w:rPr>
              <m:t>-2</m:t>
            </w:del>
          </m:r>
          <m:sSub>
            <m:sSubPr>
              <m:ctrlPr>
                <w:del w:id="1213" w:author="Chen, Yongkai" w:date="2025-03-17T11:20:00Z" w16du:dateUtc="2025-03-17T03:20:00Z">
                  <w:rPr>
                    <w:rFonts w:ascii="XITS Math" w:hAnsi="XITS Math" w:cs="XITS Math"/>
                    <w:b w:val="0"/>
                    <w:bCs/>
                    <w:i/>
                  </w:rPr>
                </w:del>
              </m:ctrlPr>
            </m:sSubPr>
            <m:e>
              <m:r>
                <w:del w:id="1214" w:author="Chen, Yongkai" w:date="2025-03-17T11:20:00Z" w16du:dateUtc="2025-03-17T03:20:00Z">
                  <w:rPr>
                    <w:rFonts w:ascii="XITS Math" w:hAnsi="XITS Math" w:cs="XITS Math"/>
                  </w:rPr>
                  <m:t>b</m:t>
                </w:del>
              </m:r>
            </m:e>
            <m:sub>
              <m:r>
                <w:del w:id="1215" w:author="Chen, Yongkai" w:date="2025-03-17T11:20:00Z" w16du:dateUtc="2025-03-17T03:20:00Z">
                  <w:rPr>
                    <w:rFonts w:ascii="XITS Math" w:hAnsi="XITS Math" w:cs="XITS Math"/>
                  </w:rPr>
                  <m:t>k</m:t>
                </w:del>
              </m:r>
            </m:sub>
          </m:sSub>
          <m:sSup>
            <m:sSupPr>
              <m:ctrlPr>
                <w:del w:id="1216" w:author="Chen, Yongkai" w:date="2025-03-17T11:20:00Z" w16du:dateUtc="2025-03-17T03:20:00Z">
                  <w:rPr>
                    <w:rFonts w:ascii="XITS Math" w:hAnsi="XITS Math" w:cs="XITS Math"/>
                    <w:b w:val="0"/>
                    <w:bCs/>
                    <w:i/>
                  </w:rPr>
                </w:del>
              </m:ctrlPr>
            </m:sSupPr>
            <m:e>
              <m:r>
                <w:del w:id="1217" w:author="Chen, Yongkai" w:date="2025-03-17T11:20:00Z" w16du:dateUtc="2025-03-17T03:20:00Z">
                  <w:rPr>
                    <w:rFonts w:ascii="XITS Math" w:hAnsi="XITS Math" w:cs="XITS Math"/>
                  </w:rPr>
                  <m:t>e</m:t>
                </w:del>
              </m:r>
            </m:e>
            <m:sup>
              <m:sSub>
                <m:sSubPr>
                  <m:ctrlPr>
                    <w:del w:id="1218" w:author="Chen, Yongkai" w:date="2025-03-17T11:20:00Z" w16du:dateUtc="2025-03-17T03:20:00Z">
                      <w:rPr>
                        <w:rFonts w:ascii="XITS Math" w:hAnsi="XITS Math" w:cs="XITS Math"/>
                        <w:b w:val="0"/>
                        <w:bCs/>
                        <w:i/>
                      </w:rPr>
                    </w:del>
                  </m:ctrlPr>
                </m:sSubPr>
                <m:e>
                  <m:r>
                    <w:del w:id="1219" w:author="Chen, Yongkai" w:date="2025-03-17T11:20:00Z" w16du:dateUtc="2025-03-17T03:20:00Z">
                      <w:rPr>
                        <w:rFonts w:ascii="XITS Math" w:hAnsi="XITS Math" w:cs="XITS Math"/>
                      </w:rPr>
                      <m:t>c</m:t>
                    </w:del>
                  </m:r>
                </m:e>
                <m:sub>
                  <m:r>
                    <w:del w:id="1220" w:author="Chen, Yongkai" w:date="2025-03-17T11:20:00Z" w16du:dateUtc="2025-03-17T03:20:00Z">
                      <w:rPr>
                        <w:rFonts w:ascii="XITS Math" w:hAnsi="XITS Math" w:cs="XITS Math"/>
                      </w:rPr>
                      <m:t>k</m:t>
                    </w:del>
                  </m:r>
                </m:sub>
              </m:sSub>
              <m:r>
                <w:del w:id="1221" w:author="Chen, Yongkai" w:date="2025-03-17T11:20:00Z" w16du:dateUtc="2025-03-17T03:20:00Z">
                  <w:rPr>
                    <w:rFonts w:ascii="XITS Math" w:hAnsi="XITS Math" w:cs="XITS Math"/>
                  </w:rPr>
                  <m:t>t</m:t>
                </w:del>
              </m:r>
            </m:sup>
          </m:sSup>
          <m:func>
            <m:funcPr>
              <m:ctrlPr>
                <w:del w:id="1222" w:author="Chen, Yongkai" w:date="2025-03-17T11:20:00Z" w16du:dateUtc="2025-03-17T03:20:00Z">
                  <w:rPr>
                    <w:rFonts w:ascii="XITS Math" w:hAnsi="XITS Math" w:cs="XITS Math"/>
                    <w:b w:val="0"/>
                    <w:bCs/>
                    <w:i/>
                  </w:rPr>
                </w:del>
              </m:ctrlPr>
            </m:funcPr>
            <m:fName>
              <m:r>
                <w:ins w:id="1223" w:author="Yongkai Chen" w:date="2025-03-16T16:19:00Z" w16du:dateUtc="2025-03-16T08:19:00Z">
                  <w:del w:id="1224" w:author="Chen, Yongkai" w:date="2025-03-17T11:20:00Z" w16du:dateUtc="2025-03-17T03:20:00Z">
                    <w:rPr>
                      <w:rFonts w:ascii="XITS Math" w:hAnsi="XITS Math" w:cs="XITS Math"/>
                    </w:rPr>
                    <m:t>sin</m:t>
                  </w:del>
                </w:ins>
              </m:r>
              <m:r>
                <w:del w:id="1225" w:author="Chen, Yongkai" w:date="2025-03-17T11:20:00Z" w16du:dateUtc="2025-03-17T03:20:00Z">
                  <w:rPr>
                    <w:rFonts w:ascii="XITS Math" w:hAnsi="XITS Math" w:cs="XITS Math"/>
                  </w:rPr>
                  <m:t>sin</m:t>
                </w:del>
              </m:r>
            </m:fName>
            <m:e>
              <m:d>
                <m:dPr>
                  <m:ctrlPr>
                    <w:del w:id="1226" w:author="Chen, Yongkai" w:date="2025-03-17T11:20:00Z" w16du:dateUtc="2025-03-17T03:20:00Z">
                      <w:rPr>
                        <w:rFonts w:ascii="XITS Math" w:hAnsi="XITS Math" w:cs="XITS Math"/>
                        <w:b w:val="0"/>
                        <w:bCs/>
                        <w:i/>
                      </w:rPr>
                    </w:del>
                  </m:ctrlPr>
                </m:dPr>
                <m:e>
                  <m:sSub>
                    <m:sSubPr>
                      <m:ctrlPr>
                        <w:del w:id="1227" w:author="Chen, Yongkai" w:date="2025-03-17T11:20:00Z" w16du:dateUtc="2025-03-17T03:20:00Z">
                          <w:rPr>
                            <w:rFonts w:ascii="XITS Math" w:hAnsi="XITS Math" w:cs="XITS Math"/>
                            <w:b w:val="0"/>
                            <w:bCs/>
                            <w:i/>
                          </w:rPr>
                        </w:del>
                      </m:ctrlPr>
                    </m:sSubPr>
                    <m:e>
                      <m:r>
                        <w:del w:id="1228" w:author="Chen, Yongkai" w:date="2025-03-17T11:20:00Z" w16du:dateUtc="2025-03-17T03:20:00Z">
                          <w:rPr>
                            <w:rFonts w:ascii="XITS Math" w:hAnsi="XITS Math" w:cs="XITS Math"/>
                          </w:rPr>
                          <m:t>d</m:t>
                        </w:del>
                      </m:r>
                    </m:e>
                    <m:sub>
                      <m:r>
                        <w:del w:id="1229" w:author="Chen, Yongkai" w:date="2025-03-17T11:20:00Z" w16du:dateUtc="2025-03-17T03:20:00Z">
                          <w:rPr>
                            <w:rFonts w:ascii="XITS Math" w:hAnsi="XITS Math" w:cs="XITS Math"/>
                          </w:rPr>
                          <m:t>k</m:t>
                        </w:del>
                      </m:r>
                    </m:sub>
                  </m:sSub>
                  <m:r>
                    <w:del w:id="1230" w:author="Chen, Yongkai" w:date="2025-03-17T11:20:00Z" w16du:dateUtc="2025-03-17T03:20:00Z">
                      <w:rPr>
                        <w:rFonts w:ascii="XITS Math" w:hAnsi="XITS Math" w:cs="XITS Math"/>
                      </w:rPr>
                      <m:t>t</m:t>
                    </w:del>
                  </m:r>
                </m:e>
              </m:d>
              <m:r>
                <w:del w:id="1231" w:author="Chen, Yongkai" w:date="2025-03-17T11:20:00Z" w16du:dateUtc="2025-03-17T03:20:00Z">
                  <w:rPr>
                    <w:rFonts w:ascii="XITS Math" w:hAnsi="XITS Math" w:cs="XITS Math"/>
                  </w:rPr>
                  <m:t>]H(t)</m:t>
                </w:del>
              </m:r>
            </m:e>
          </m:func>
        </m:oMath>
      </m:oMathPara>
    </w:p>
    <w:p w14:paraId="4B6607C1" w14:textId="5120428F" w:rsidR="00382DD5" w:rsidRDefault="00090AC8" w:rsidP="00FC5BFE">
      <w:pPr>
        <w:pStyle w:val="section"/>
        <w:ind w:firstLineChars="0" w:firstLine="0"/>
        <w:rPr>
          <w:ins w:id="1232" w:author="Yongkai Chen" w:date="2025-03-16T15:54:00Z" w16du:dateUtc="2025-03-16T07:54:00Z"/>
          <w:rFonts w:ascii="Times New Roman" w:hAnsi="Times New Roman"/>
          <w:b w:val="0"/>
          <w:bCs/>
        </w:rPr>
      </w:pPr>
      <w:r>
        <w:rPr>
          <w:rFonts w:ascii="Times New Roman" w:hAnsi="Times New Roman" w:hint="eastAsia"/>
          <w:b w:val="0"/>
          <w:bCs/>
        </w:rPr>
        <w:t>其中</w:t>
      </w:r>
      <m:oMath>
        <m:sSub>
          <m:sSubPr>
            <m:ctrlPr>
              <w:ins w:id="1233" w:author="Chen, Yongkai" w:date="2025-03-17T11:20:00Z" w16du:dateUtc="2025-03-17T03:20:00Z">
                <w:rPr>
                  <w:rFonts w:ascii="XITS Math" w:hAnsi="XITS Math" w:cs="XITS Math"/>
                  <w:b w:val="0"/>
                  <w:bCs/>
                  <w:i/>
                </w:rPr>
              </w:ins>
            </m:ctrlPr>
          </m:sSubPr>
          <m:e>
            <m:r>
              <w:ins w:id="1234" w:author="Chen, Yongkai" w:date="2025-03-17T11:20:00Z" w16du:dateUtc="2025-03-17T03:20:00Z">
                <w:rPr>
                  <w:rFonts w:ascii="XITS Math" w:hAnsi="XITS Math" w:cs="XITS Math"/>
                </w:rPr>
                <m:t>μ</m:t>
              </w:ins>
            </m:r>
          </m:e>
          <m:sub>
            <m:r>
              <w:ins w:id="1235" w:author="Chen, Yongkai" w:date="2025-03-17T11:20:00Z" w16du:dateUtc="2025-03-17T03:20:00Z">
                <w:rPr>
                  <w:rFonts w:ascii="XITS Math" w:hAnsi="XITS Math" w:cs="XITS Math"/>
                </w:rPr>
                <m:t>k</m:t>
              </w:ins>
            </m:r>
          </m:sub>
        </m:sSub>
        <m:r>
          <w:ins w:id="1236" w:author="Chen, Yongkai" w:date="2025-03-17T11:20:00Z" w16du:dateUtc="2025-03-17T03:20:00Z">
            <w:rPr>
              <w:rFonts w:ascii="XITS Math" w:hAnsi="XITS Math" w:cs="XITS Math"/>
            </w:rPr>
            <m:t>=</m:t>
          </w:ins>
        </m:r>
        <m:sSub>
          <m:sSubPr>
            <m:ctrlPr>
              <w:ins w:id="1237" w:author="Chen, Yongkai" w:date="2025-03-17T11:20:00Z" w16du:dateUtc="2025-03-17T03:20:00Z">
                <w:rPr>
                  <w:rFonts w:ascii="XITS Math" w:hAnsi="XITS Math" w:cs="XITS Math"/>
                  <w:b w:val="0"/>
                  <w:bCs/>
                  <w:i/>
                </w:rPr>
              </w:ins>
            </m:ctrlPr>
          </m:sSubPr>
          <m:e>
            <m:r>
              <w:ins w:id="1238" w:author="Chen, Yongkai" w:date="2025-03-17T11:20:00Z" w16du:dateUtc="2025-03-17T03:20:00Z">
                <w:rPr>
                  <w:rFonts w:ascii="XITS Math" w:hAnsi="XITS Math" w:cs="XITS Math"/>
                </w:rPr>
                <m:t>a</m:t>
              </w:ins>
            </m:r>
          </m:e>
          <m:sub>
            <m:r>
              <w:ins w:id="1239" w:author="Chen, Yongkai" w:date="2025-03-17T11:20:00Z" w16du:dateUtc="2025-03-17T03:20:00Z">
                <w:rPr>
                  <w:rFonts w:ascii="XITS Math" w:hAnsi="XITS Math" w:cs="XITS Math"/>
                </w:rPr>
                <m:t>k</m:t>
              </w:ins>
            </m:r>
          </m:sub>
        </m:sSub>
        <m:r>
          <w:ins w:id="1240" w:author="Chen, Yongkai" w:date="2025-03-17T11:20:00Z" w16du:dateUtc="2025-03-17T03:20:00Z">
            <w:rPr>
              <w:rFonts w:ascii="XITS Math" w:hAnsi="XITS Math" w:cs="XITS Math"/>
            </w:rPr>
            <m:t>+i</m:t>
          </w:ins>
        </m:r>
        <m:sSub>
          <m:sSubPr>
            <m:ctrlPr>
              <w:ins w:id="1241" w:author="Chen, Yongkai" w:date="2025-03-17T11:20:00Z" w16du:dateUtc="2025-03-17T03:20:00Z">
                <w:rPr>
                  <w:rFonts w:ascii="XITS Math" w:hAnsi="XITS Math" w:cs="XITS Math"/>
                  <w:b w:val="0"/>
                  <w:bCs/>
                  <w:i/>
                </w:rPr>
              </w:ins>
            </m:ctrlPr>
          </m:sSubPr>
          <m:e>
            <m:r>
              <w:ins w:id="1242" w:author="Chen, Yongkai" w:date="2025-03-17T11:20:00Z" w16du:dateUtc="2025-03-17T03:20:00Z">
                <w:rPr>
                  <w:rFonts w:ascii="XITS Math" w:hAnsi="XITS Math" w:cs="XITS Math"/>
                </w:rPr>
                <m:t>b</m:t>
              </w:ins>
            </m:r>
          </m:e>
          <m:sub>
            <m:r>
              <w:ins w:id="1243" w:author="Chen, Yongkai" w:date="2025-03-17T11:20:00Z" w16du:dateUtc="2025-03-17T03:20:00Z">
                <w:rPr>
                  <w:rFonts w:ascii="XITS Math" w:hAnsi="XITS Math" w:cs="XITS Math"/>
                </w:rPr>
                <m:t>k</m:t>
              </w:ins>
            </m:r>
          </m:sub>
        </m:sSub>
        <m:r>
          <w:ins w:id="1244" w:author="Chen, Yongkai" w:date="2025-03-17T11:20:00Z" w16du:dateUtc="2025-03-17T03:20:00Z">
            <w:rPr>
              <w:rFonts w:ascii="XITS Math" w:hAnsi="XITS Math" w:cs="XITS Math"/>
            </w:rPr>
            <m:t xml:space="preserve">, </m:t>
          </w:ins>
        </m:r>
        <m:sSub>
          <m:sSubPr>
            <m:ctrlPr>
              <w:ins w:id="1245" w:author="Chen, Yongkai" w:date="2025-03-17T11:20:00Z" w16du:dateUtc="2025-03-17T03:20:00Z">
                <w:rPr>
                  <w:rFonts w:ascii="XITS Math" w:hAnsi="XITS Math" w:cs="XITS Math"/>
                  <w:b w:val="0"/>
                  <w:bCs/>
                  <w:i/>
                </w:rPr>
              </w:ins>
            </m:ctrlPr>
          </m:sSubPr>
          <m:e>
            <m:r>
              <w:ins w:id="1246" w:author="Chen, Yongkai" w:date="2025-03-17T11:20:00Z" w16du:dateUtc="2025-03-17T03:20:00Z">
                <w:rPr>
                  <w:rFonts w:ascii="XITS Math" w:hAnsi="XITS Math" w:cs="XITS Math"/>
                </w:rPr>
                <m:t>p</m:t>
              </w:ins>
            </m:r>
          </m:e>
          <m:sub>
            <m:r>
              <w:ins w:id="1247" w:author="Chen, Yongkai" w:date="2025-03-17T11:20:00Z" w16du:dateUtc="2025-03-17T03:20:00Z">
                <w:rPr>
                  <w:rFonts w:ascii="XITS Math" w:hAnsi="XITS Math" w:cs="XITS Math"/>
                </w:rPr>
                <m:t>k</m:t>
              </w:ins>
            </m:r>
          </m:sub>
        </m:sSub>
        <m:r>
          <w:ins w:id="1248" w:author="Chen, Yongkai" w:date="2025-03-17T11:20:00Z" w16du:dateUtc="2025-03-17T03:20:00Z">
            <w:rPr>
              <w:rFonts w:ascii="XITS Math" w:hAnsi="XITS Math" w:cs="XITS Math"/>
            </w:rPr>
            <m:t>=</m:t>
          </w:ins>
        </m:r>
        <m:sSub>
          <m:sSubPr>
            <m:ctrlPr>
              <w:ins w:id="1249" w:author="Chen, Yongkai" w:date="2025-03-17T11:20:00Z" w16du:dateUtc="2025-03-17T03:20:00Z">
                <w:rPr>
                  <w:rFonts w:ascii="XITS Math" w:hAnsi="XITS Math" w:cs="XITS Math"/>
                  <w:b w:val="0"/>
                  <w:bCs/>
                  <w:i/>
                </w:rPr>
              </w:ins>
            </m:ctrlPr>
          </m:sSubPr>
          <m:e>
            <m:r>
              <w:ins w:id="1250" w:author="Chen, Yongkai" w:date="2025-03-17T11:20:00Z" w16du:dateUtc="2025-03-17T03:20:00Z">
                <w:rPr>
                  <w:rFonts w:ascii="XITS Math" w:hAnsi="XITS Math" w:cs="XITS Math"/>
                </w:rPr>
                <m:t>c</m:t>
              </w:ins>
            </m:r>
          </m:e>
          <m:sub>
            <m:r>
              <w:ins w:id="1251" w:author="Chen, Yongkai" w:date="2025-03-17T11:20:00Z" w16du:dateUtc="2025-03-17T03:20:00Z">
                <w:rPr>
                  <w:rFonts w:ascii="XITS Math" w:hAnsi="XITS Math" w:cs="XITS Math"/>
                </w:rPr>
                <m:t>k</m:t>
              </w:ins>
            </m:r>
          </m:sub>
        </m:sSub>
        <m:r>
          <w:ins w:id="1252" w:author="Chen, Yongkai" w:date="2025-03-17T11:20:00Z" w16du:dateUtc="2025-03-17T03:20:00Z">
            <w:rPr>
              <w:rFonts w:ascii="XITS Math" w:hAnsi="XITS Math" w:cs="XITS Math"/>
            </w:rPr>
            <m:t>+i</m:t>
          </w:ins>
        </m:r>
        <m:sSub>
          <m:sSubPr>
            <m:ctrlPr>
              <w:ins w:id="1253" w:author="Chen, Yongkai" w:date="2025-03-17T11:20:00Z" w16du:dateUtc="2025-03-17T03:20:00Z">
                <w:rPr>
                  <w:rFonts w:ascii="XITS Math" w:hAnsi="XITS Math" w:cs="XITS Math"/>
                  <w:b w:val="0"/>
                  <w:bCs/>
                  <w:i/>
                </w:rPr>
              </w:ins>
            </m:ctrlPr>
          </m:sSubPr>
          <m:e>
            <m:r>
              <w:ins w:id="1254" w:author="Chen, Yongkai" w:date="2025-03-17T11:20:00Z" w16du:dateUtc="2025-03-17T03:20:00Z">
                <w:rPr>
                  <w:rFonts w:ascii="XITS Math" w:hAnsi="XITS Math" w:cs="XITS Math"/>
                </w:rPr>
                <m:t>d</m:t>
              </w:ins>
            </m:r>
          </m:e>
          <m:sub>
            <m:r>
              <w:ins w:id="1255" w:author="Chen, Yongkai" w:date="2025-03-17T11:20:00Z" w16du:dateUtc="2025-03-17T03:20:00Z">
                <w:rPr>
                  <w:rFonts w:ascii="XITS Math" w:hAnsi="XITS Math" w:cs="XITS Math"/>
                </w:rPr>
                <m:t>k</m:t>
              </w:ins>
            </m:r>
          </m:sub>
        </m:sSub>
      </m:oMath>
      <w:ins w:id="1256" w:author="Chen, Yongkai" w:date="2025-03-17T11:20:00Z" w16du:dateUtc="2025-03-17T03:20:00Z">
        <w:r w:rsidR="007B1C06">
          <w:rPr>
            <w:rFonts w:ascii="Times New Roman" w:hAnsi="Times New Roman" w:hint="eastAsia"/>
            <w:b w:val="0"/>
            <w:bCs/>
          </w:rPr>
          <w:t>分</w:t>
        </w:r>
        <w:r w:rsidR="007B1C06">
          <w:rPr>
            <w:rFonts w:ascii="Times New Roman" w:hAnsi="Times New Roman" w:hint="eastAsia"/>
            <w:b w:val="0"/>
            <w:bCs/>
          </w:rPr>
          <w:t>别为留数和极点</w:t>
        </w:r>
        <w:r w:rsidR="007B1C06">
          <w:rPr>
            <w:rFonts w:ascii="Times New Roman" w:hAnsi="Times New Roman" w:hint="eastAsia"/>
            <w:b w:val="0"/>
            <w:bCs/>
          </w:rPr>
          <w:t>；</w:t>
        </w:r>
      </w:ins>
      <m:oMath>
        <m:sSub>
          <m:sSubPr>
            <m:ctrlPr>
              <w:ins w:id="1257" w:author="Chen, Yongkai" w:date="2025-03-17T11:20:00Z" w16du:dateUtc="2025-03-17T03:20:00Z">
                <w:rPr>
                  <w:rFonts w:ascii="XITS Math" w:hAnsi="XITS Math" w:cs="XITS Math"/>
                  <w:b w:val="0"/>
                  <w:bCs/>
                  <w:i/>
                </w:rPr>
              </w:ins>
            </m:ctrlPr>
          </m:sSubPr>
          <m:e>
            <m:r>
              <w:ins w:id="1258" w:author="Chen, Yongkai" w:date="2025-03-17T11:20:00Z" w16du:dateUtc="2025-03-17T03:20:00Z">
                <w:rPr>
                  <w:rFonts w:ascii="XITS Math" w:hAnsi="XITS Math" w:cs="XITS Math"/>
                </w:rPr>
                <m:t>a</m:t>
              </w:ins>
            </m:r>
          </m:e>
          <m:sub>
            <m:r>
              <w:ins w:id="1259" w:author="Chen, Yongkai" w:date="2025-03-17T11:20:00Z" w16du:dateUtc="2025-03-17T03:20:00Z">
                <w:rPr>
                  <w:rFonts w:ascii="XITS Math" w:hAnsi="XITS Math" w:cs="XITS Math"/>
                </w:rPr>
                <m:t>k</m:t>
              </w:ins>
            </m:r>
          </m:sub>
        </m:sSub>
        <m:r>
          <w:ins w:id="1260" w:author="Chen, Yongkai" w:date="2025-03-17T11:20:00Z" w16du:dateUtc="2025-03-17T03:20:00Z">
            <w:rPr>
              <w:rFonts w:ascii="XITS Math" w:hAnsi="XITS Math" w:cs="XITS Math"/>
            </w:rPr>
            <m:t xml:space="preserve">, </m:t>
          </w:ins>
        </m:r>
        <m:sSub>
          <m:sSubPr>
            <m:ctrlPr>
              <w:ins w:id="1261" w:author="Chen, Yongkai" w:date="2025-03-17T11:20:00Z" w16du:dateUtc="2025-03-17T03:20:00Z">
                <w:rPr>
                  <w:rFonts w:ascii="XITS Math" w:hAnsi="XITS Math" w:cs="XITS Math"/>
                  <w:b w:val="0"/>
                  <w:bCs/>
                  <w:i/>
                </w:rPr>
              </w:ins>
            </m:ctrlPr>
          </m:sSubPr>
          <m:e>
            <m:r>
              <w:ins w:id="1262" w:author="Chen, Yongkai" w:date="2025-03-17T11:20:00Z" w16du:dateUtc="2025-03-17T03:20:00Z">
                <w:rPr>
                  <w:rFonts w:ascii="XITS Math" w:hAnsi="XITS Math" w:cs="XITS Math"/>
                </w:rPr>
                <m:t>b</m:t>
              </w:ins>
            </m:r>
          </m:e>
          <m:sub>
            <m:r>
              <w:ins w:id="1263" w:author="Chen, Yongkai" w:date="2025-03-17T11:20:00Z" w16du:dateUtc="2025-03-17T03:20:00Z">
                <w:rPr>
                  <w:rFonts w:ascii="XITS Math" w:hAnsi="XITS Math" w:cs="XITS Math"/>
                </w:rPr>
                <m:t>k</m:t>
              </w:ins>
            </m:r>
          </m:sub>
        </m:sSub>
        <m:r>
          <w:ins w:id="1264" w:author="Chen, Yongkai" w:date="2025-03-17T11:20:00Z" w16du:dateUtc="2025-03-17T03:20:00Z">
            <w:rPr>
              <w:rFonts w:ascii="XITS Math" w:hAnsi="XITS Math" w:cs="XITS Math"/>
            </w:rPr>
            <m:t>,</m:t>
          </w:ins>
        </m:r>
        <m:sSub>
          <m:sSubPr>
            <m:ctrlPr>
              <w:ins w:id="1265" w:author="Chen, Yongkai" w:date="2025-03-17T11:20:00Z" w16du:dateUtc="2025-03-17T03:20:00Z">
                <w:rPr>
                  <w:rFonts w:ascii="XITS Math" w:hAnsi="XITS Math" w:cs="XITS Math"/>
                  <w:b w:val="0"/>
                  <w:bCs/>
                  <w:i/>
                </w:rPr>
              </w:ins>
            </m:ctrlPr>
          </m:sSubPr>
          <m:e>
            <m:r>
              <w:ins w:id="1266" w:author="Chen, Yongkai" w:date="2025-03-17T11:20:00Z" w16du:dateUtc="2025-03-17T03:20:00Z">
                <w:rPr>
                  <w:rFonts w:ascii="XITS Math" w:hAnsi="XITS Math" w:cs="XITS Math"/>
                </w:rPr>
                <m:t>c</m:t>
              </w:ins>
            </m:r>
          </m:e>
          <m:sub>
            <m:r>
              <w:ins w:id="1267" w:author="Chen, Yongkai" w:date="2025-03-17T11:20:00Z" w16du:dateUtc="2025-03-17T03:20:00Z">
                <w:rPr>
                  <w:rFonts w:ascii="XITS Math" w:hAnsi="XITS Math" w:cs="XITS Math"/>
                </w:rPr>
                <m:t>k</m:t>
              </w:ins>
            </m:r>
          </m:sub>
        </m:sSub>
        <m:r>
          <w:ins w:id="1268" w:author="Chen, Yongkai" w:date="2025-03-17T11:20:00Z" w16du:dateUtc="2025-03-17T03:20:00Z">
            <w:rPr>
              <w:rFonts w:ascii="XITS Math" w:hAnsi="XITS Math" w:cs="XITS Math"/>
            </w:rPr>
            <m:t>,</m:t>
          </w:ins>
        </m:r>
        <m:sSub>
          <m:sSubPr>
            <m:ctrlPr>
              <w:ins w:id="1269" w:author="Chen, Yongkai" w:date="2025-03-17T11:20:00Z" w16du:dateUtc="2025-03-17T03:20:00Z">
                <w:rPr>
                  <w:rFonts w:ascii="XITS Math" w:hAnsi="XITS Math" w:cs="XITS Math"/>
                  <w:b w:val="0"/>
                  <w:bCs/>
                  <w:i/>
                </w:rPr>
              </w:ins>
            </m:ctrlPr>
          </m:sSubPr>
          <m:e>
            <m:r>
              <w:ins w:id="1270" w:author="Chen, Yongkai" w:date="2025-03-17T11:20:00Z" w16du:dateUtc="2025-03-17T03:20:00Z">
                <w:rPr>
                  <w:rFonts w:ascii="XITS Math" w:hAnsi="XITS Math" w:cs="XITS Math"/>
                </w:rPr>
                <m:t>d</m:t>
              </w:ins>
            </m:r>
          </m:e>
          <m:sub>
            <m:r>
              <w:ins w:id="1271" w:author="Chen, Yongkai" w:date="2025-03-17T11:20:00Z" w16du:dateUtc="2025-03-17T03:20:00Z">
                <w:rPr>
                  <w:rFonts w:ascii="XITS Math" w:hAnsi="XITS Math" w:cs="XITS Math"/>
                </w:rPr>
                <m:t>k</m:t>
              </w:ins>
            </m:r>
          </m:sub>
        </m:sSub>
      </m:oMath>
      <w:ins w:id="1272" w:author="Chen, Yongkai" w:date="2025-03-17T11:20:00Z" w16du:dateUtc="2025-03-17T03:20:00Z">
        <w:r w:rsidR="00FC5BFE">
          <w:rPr>
            <w:rFonts w:ascii="Times New Roman" w:hAnsi="Times New Roman" w:hint="eastAsia"/>
            <w:b w:val="0"/>
            <w:bCs/>
          </w:rPr>
          <w:t>为</w:t>
        </w:r>
        <w:r w:rsidR="00FC5BFE">
          <w:rPr>
            <w:rFonts w:ascii="Times New Roman" w:hAnsi="Times New Roman" w:hint="eastAsia"/>
            <w:b w:val="0"/>
            <w:bCs/>
          </w:rPr>
          <w:t>对应系数，在本项目中应为空间坐标的</w:t>
        </w:r>
      </w:ins>
      <w:ins w:id="1273" w:author="Chen, Yongkai" w:date="2025-03-17T11:21:00Z" w16du:dateUtc="2025-03-17T03:21:00Z">
        <w:r w:rsidR="00FC5BFE">
          <w:rPr>
            <w:rFonts w:ascii="Times New Roman" w:hAnsi="Times New Roman" w:hint="eastAsia"/>
            <w:b w:val="0"/>
            <w:bCs/>
          </w:rPr>
          <w:t>函数；</w:t>
        </w:r>
      </w:ins>
      <m:oMath>
        <m:r>
          <w:ins w:id="1274" w:author="Chen, Yongkai" w:date="2025-03-17T11:21:00Z" w16du:dateUtc="2025-03-17T03:21:00Z">
            <w:rPr>
              <w:rFonts w:ascii="XITS Math" w:hAnsi="XITS Math" w:cs="XITS Math"/>
            </w:rPr>
            <m:t>i</m:t>
          </w:ins>
        </m:r>
        <m:sSub>
          <m:sSubPr>
            <m:ctrlPr>
              <w:del w:id="1275" w:author="Chen, Yongkai" w:date="2025-03-17T11:21:00Z" w16du:dateUtc="2025-03-17T03:21:00Z">
                <w:rPr>
                  <w:rFonts w:ascii="XITS Math" w:hAnsi="XITS Math" w:cs="XITS Math"/>
                  <w:b w:val="0"/>
                  <w:bCs/>
                  <w:i/>
                </w:rPr>
              </w:del>
            </m:ctrlPr>
          </m:sSubPr>
          <m:e>
            <m:r>
              <w:del w:id="1276" w:author="Chen, Yongkai" w:date="2025-03-17T11:21:00Z" w16du:dateUtc="2025-03-17T03:21:00Z">
                <w:rPr>
                  <w:rFonts w:ascii="XITS Math" w:hAnsi="XITS Math" w:cs="XITS Math"/>
                </w:rPr>
                <m:t>μ</m:t>
              </w:del>
            </m:r>
          </m:e>
          <m:sub>
            <m:r>
              <w:del w:id="1277" w:author="Chen, Yongkai" w:date="2025-03-17T11:21:00Z" w16du:dateUtc="2025-03-17T03:21:00Z">
                <w:rPr>
                  <w:rFonts w:ascii="XITS Math" w:hAnsi="XITS Math" w:cs="XITS Math"/>
                </w:rPr>
                <m:t>k</m:t>
              </w:del>
            </m:r>
          </m:sub>
        </m:sSub>
        <m:r>
          <w:del w:id="1278" w:author="Chen, Yongkai" w:date="2025-03-17T11:21:00Z" w16du:dateUtc="2025-03-17T03:21:00Z">
            <w:rPr>
              <w:rFonts w:ascii="XITS Math" w:hAnsi="XITS Math" w:cs="XITS Math"/>
            </w:rPr>
            <m:t>=</m:t>
          </w:del>
        </m:r>
        <m:sSub>
          <m:sSubPr>
            <m:ctrlPr>
              <w:del w:id="1279" w:author="Chen, Yongkai" w:date="2025-03-17T11:21:00Z" w16du:dateUtc="2025-03-17T03:21:00Z">
                <w:rPr>
                  <w:rFonts w:ascii="XITS Math" w:hAnsi="XITS Math" w:cs="XITS Math"/>
                  <w:b w:val="0"/>
                  <w:bCs/>
                  <w:i/>
                </w:rPr>
              </w:del>
            </m:ctrlPr>
          </m:sSubPr>
          <m:e>
            <m:r>
              <w:del w:id="1280" w:author="Chen, Yongkai" w:date="2025-03-17T11:21:00Z" w16du:dateUtc="2025-03-17T03:21:00Z">
                <w:rPr>
                  <w:rFonts w:ascii="XITS Math" w:hAnsi="XITS Math" w:cs="XITS Math"/>
                </w:rPr>
                <m:t>a</m:t>
              </w:del>
            </m:r>
          </m:e>
          <m:sub>
            <m:r>
              <w:del w:id="1281" w:author="Chen, Yongkai" w:date="2025-03-17T11:21:00Z" w16du:dateUtc="2025-03-17T03:21:00Z">
                <w:rPr>
                  <w:rFonts w:ascii="XITS Math" w:hAnsi="XITS Math" w:cs="XITS Math"/>
                </w:rPr>
                <m:t>k</m:t>
              </w:del>
            </m:r>
          </m:sub>
        </m:sSub>
        <m:r>
          <w:del w:id="1282" w:author="Chen, Yongkai" w:date="2025-03-17T11:21:00Z" w16du:dateUtc="2025-03-17T03:21:00Z">
            <w:rPr>
              <w:rFonts w:ascii="XITS Math" w:hAnsi="XITS Math" w:cs="XITS Math"/>
            </w:rPr>
            <m:t>+i</m:t>
          </w:del>
        </m:r>
        <m:sSub>
          <m:sSubPr>
            <m:ctrlPr>
              <w:del w:id="1283" w:author="Chen, Yongkai" w:date="2025-03-17T11:21:00Z" w16du:dateUtc="2025-03-17T03:21:00Z">
                <w:rPr>
                  <w:rFonts w:ascii="XITS Math" w:hAnsi="XITS Math" w:cs="XITS Math"/>
                  <w:b w:val="0"/>
                  <w:bCs/>
                  <w:i/>
                </w:rPr>
              </w:del>
            </m:ctrlPr>
          </m:sSubPr>
          <m:e>
            <m:r>
              <w:del w:id="1284" w:author="Chen, Yongkai" w:date="2025-03-17T11:21:00Z" w16du:dateUtc="2025-03-17T03:21:00Z">
                <w:rPr>
                  <w:rFonts w:ascii="XITS Math" w:hAnsi="XITS Math" w:cs="XITS Math"/>
                </w:rPr>
                <m:t>b</m:t>
              </w:del>
            </m:r>
          </m:e>
          <m:sub>
            <m:r>
              <w:del w:id="1285" w:author="Chen, Yongkai" w:date="2025-03-17T11:21:00Z" w16du:dateUtc="2025-03-17T03:21:00Z">
                <w:rPr>
                  <w:rFonts w:ascii="XITS Math" w:hAnsi="XITS Math" w:cs="XITS Math"/>
                </w:rPr>
                <m:t>k</m:t>
              </w:del>
            </m:r>
          </m:sub>
        </m:sSub>
        <m:r>
          <w:del w:id="1286" w:author="Chen, Yongkai" w:date="2025-03-17T11:21:00Z" w16du:dateUtc="2025-03-17T03:21:00Z">
            <w:rPr>
              <w:rFonts w:ascii="XITS Math" w:hAnsi="XITS Math" w:cs="XITS Math"/>
            </w:rPr>
            <m:t xml:space="preserve">, </m:t>
          </w:del>
        </m:r>
        <m:sSub>
          <m:sSubPr>
            <m:ctrlPr>
              <w:del w:id="1287" w:author="Chen, Yongkai" w:date="2025-03-17T11:21:00Z" w16du:dateUtc="2025-03-17T03:21:00Z">
                <w:rPr>
                  <w:rFonts w:ascii="XITS Math" w:hAnsi="XITS Math" w:cs="XITS Math"/>
                  <w:b w:val="0"/>
                  <w:bCs/>
                  <w:i/>
                </w:rPr>
              </w:del>
            </m:ctrlPr>
          </m:sSubPr>
          <m:e>
            <m:r>
              <w:del w:id="1288" w:author="Chen, Yongkai" w:date="2025-03-17T11:21:00Z" w16du:dateUtc="2025-03-17T03:21:00Z">
                <w:rPr>
                  <w:rFonts w:ascii="XITS Math" w:hAnsi="XITS Math" w:cs="XITS Math"/>
                </w:rPr>
                <m:t>p</m:t>
              </w:del>
            </m:r>
          </m:e>
          <m:sub>
            <m:r>
              <w:del w:id="1289" w:author="Chen, Yongkai" w:date="2025-03-17T11:21:00Z" w16du:dateUtc="2025-03-17T03:21:00Z">
                <w:rPr>
                  <w:rFonts w:ascii="XITS Math" w:hAnsi="XITS Math" w:cs="XITS Math"/>
                </w:rPr>
                <m:t>k</m:t>
              </w:del>
            </m:r>
          </m:sub>
        </m:sSub>
        <m:r>
          <w:del w:id="1290" w:author="Chen, Yongkai" w:date="2025-03-17T11:21:00Z" w16du:dateUtc="2025-03-17T03:21:00Z">
            <w:rPr>
              <w:rFonts w:ascii="XITS Math" w:hAnsi="XITS Math" w:cs="XITS Math"/>
            </w:rPr>
            <m:t>=</m:t>
          </w:del>
        </m:r>
        <m:sSub>
          <m:sSubPr>
            <m:ctrlPr>
              <w:del w:id="1291" w:author="Chen, Yongkai" w:date="2025-03-17T11:21:00Z" w16du:dateUtc="2025-03-17T03:21:00Z">
                <w:rPr>
                  <w:rFonts w:ascii="XITS Math" w:hAnsi="XITS Math" w:cs="XITS Math"/>
                  <w:b w:val="0"/>
                  <w:bCs/>
                  <w:i/>
                </w:rPr>
              </w:del>
            </m:ctrlPr>
          </m:sSubPr>
          <m:e>
            <m:r>
              <w:del w:id="1292" w:author="Chen, Yongkai" w:date="2025-03-17T11:21:00Z" w16du:dateUtc="2025-03-17T03:21:00Z">
                <w:rPr>
                  <w:rFonts w:ascii="XITS Math" w:hAnsi="XITS Math" w:cs="XITS Math"/>
                </w:rPr>
                <m:t>c</m:t>
              </w:del>
            </m:r>
          </m:e>
          <m:sub>
            <m:r>
              <w:del w:id="1293" w:author="Chen, Yongkai" w:date="2025-03-17T11:21:00Z" w16du:dateUtc="2025-03-17T03:21:00Z">
                <w:rPr>
                  <w:rFonts w:ascii="XITS Math" w:hAnsi="XITS Math" w:cs="XITS Math"/>
                </w:rPr>
                <m:t>k</m:t>
              </w:del>
            </m:r>
          </m:sub>
        </m:sSub>
        <m:r>
          <w:del w:id="1294" w:author="Chen, Yongkai" w:date="2025-03-17T11:21:00Z" w16du:dateUtc="2025-03-17T03:21:00Z">
            <w:rPr>
              <w:rFonts w:ascii="XITS Math" w:hAnsi="XITS Math" w:cs="XITS Math"/>
            </w:rPr>
            <m:t>+i</m:t>
          </w:del>
        </m:r>
        <m:sSub>
          <m:sSubPr>
            <m:ctrlPr>
              <w:del w:id="1295" w:author="Chen, Yongkai" w:date="2025-03-17T11:21:00Z" w16du:dateUtc="2025-03-17T03:21:00Z">
                <w:rPr>
                  <w:rFonts w:ascii="XITS Math" w:hAnsi="XITS Math" w:cs="XITS Math"/>
                  <w:b w:val="0"/>
                  <w:bCs/>
                  <w:i/>
                </w:rPr>
              </w:del>
            </m:ctrlPr>
          </m:sSubPr>
          <m:e>
            <m:r>
              <w:del w:id="1296" w:author="Chen, Yongkai" w:date="2025-03-17T11:21:00Z" w16du:dateUtc="2025-03-17T03:21:00Z">
                <w:rPr>
                  <w:rFonts w:ascii="XITS Math" w:hAnsi="XITS Math" w:cs="XITS Math"/>
                </w:rPr>
                <m:t>d</m:t>
              </w:del>
            </m:r>
          </m:e>
          <m:sub>
            <m:r>
              <w:del w:id="1297" w:author="Chen, Yongkai" w:date="2025-03-17T11:21:00Z" w16du:dateUtc="2025-03-17T03:21:00Z">
                <w:rPr>
                  <w:rFonts w:ascii="XITS Math" w:hAnsi="XITS Math" w:cs="XITS Math"/>
                </w:rPr>
                <m:t>k</m:t>
              </w:del>
            </m:r>
          </m:sub>
        </m:sSub>
      </m:oMath>
      <w:del w:id="1298" w:author="Chen, Yongkai" w:date="2025-03-17T11:21:00Z" w16du:dateUtc="2025-03-17T03:21:00Z">
        <w:r w:rsidDel="00FC5BFE">
          <w:rPr>
            <w:rFonts w:ascii="Times New Roman" w:hAnsi="Times New Roman" w:hint="eastAsia"/>
            <w:b w:val="0"/>
            <w:bCs/>
          </w:rPr>
          <w:delText>分别为留数和极点；</w:delText>
        </w:r>
      </w:del>
      <m:oMath>
        <m:sSub>
          <m:sSubPr>
            <m:ctrlPr>
              <w:del w:id="1299" w:author="Chen, Yongkai" w:date="2025-03-17T11:21:00Z" w16du:dateUtc="2025-03-17T03:21:00Z">
                <w:rPr>
                  <w:rFonts w:ascii="XITS Math" w:hAnsi="XITS Math" w:cs="XITS Math"/>
                  <w:b w:val="0"/>
                  <w:bCs/>
                  <w:i/>
                </w:rPr>
              </w:del>
            </m:ctrlPr>
          </m:sSubPr>
          <m:e>
            <m:r>
              <w:del w:id="1300" w:author="Chen, Yongkai" w:date="2025-03-17T11:21:00Z" w16du:dateUtc="2025-03-17T03:21:00Z">
                <w:rPr>
                  <w:rFonts w:ascii="XITS Math" w:hAnsi="XITS Math" w:cs="XITS Math"/>
                </w:rPr>
                <m:t>a</m:t>
              </w:del>
            </m:r>
          </m:e>
          <m:sub>
            <m:r>
              <w:del w:id="1301" w:author="Chen, Yongkai" w:date="2025-03-17T11:21:00Z" w16du:dateUtc="2025-03-17T03:21:00Z">
                <w:rPr>
                  <w:rFonts w:ascii="XITS Math" w:hAnsi="XITS Math" w:cs="XITS Math"/>
                </w:rPr>
                <m:t>k</m:t>
              </w:del>
            </m:r>
          </m:sub>
        </m:sSub>
        <m:r>
          <w:del w:id="1302" w:author="Chen, Yongkai" w:date="2025-03-17T11:21:00Z" w16du:dateUtc="2025-03-17T03:21:00Z">
            <w:rPr>
              <w:rFonts w:ascii="XITS Math" w:hAnsi="XITS Math" w:cs="XITS Math"/>
            </w:rPr>
            <m:t>,</m:t>
          </w:del>
        </m:r>
        <m:sSub>
          <m:sSubPr>
            <m:ctrlPr>
              <w:del w:id="1303" w:author="Chen, Yongkai" w:date="2025-03-17T11:21:00Z" w16du:dateUtc="2025-03-17T03:21:00Z">
                <w:rPr>
                  <w:rFonts w:ascii="XITS Math" w:hAnsi="XITS Math" w:cs="XITS Math"/>
                  <w:b w:val="0"/>
                  <w:bCs/>
                  <w:i/>
                </w:rPr>
              </w:del>
            </m:ctrlPr>
          </m:sSubPr>
          <m:e>
            <m:r>
              <w:del w:id="1304" w:author="Chen, Yongkai" w:date="2025-03-17T11:21:00Z" w16du:dateUtc="2025-03-17T03:21:00Z">
                <w:rPr>
                  <w:rFonts w:ascii="XITS Math" w:hAnsi="XITS Math" w:cs="XITS Math"/>
                </w:rPr>
                <m:t>b</m:t>
              </w:del>
            </m:r>
          </m:e>
          <m:sub>
            <m:r>
              <w:del w:id="1305" w:author="Chen, Yongkai" w:date="2025-03-17T11:21:00Z" w16du:dateUtc="2025-03-17T03:21:00Z">
                <w:rPr>
                  <w:rFonts w:ascii="XITS Math" w:hAnsi="XITS Math" w:cs="XITS Math"/>
                </w:rPr>
                <m:t>k</m:t>
              </w:del>
            </m:r>
          </m:sub>
        </m:sSub>
        <m:r>
          <w:del w:id="1306" w:author="Chen, Yongkai" w:date="2025-03-17T11:21:00Z" w16du:dateUtc="2025-03-17T03:21:00Z">
            <w:rPr>
              <w:rFonts w:ascii="XITS Math" w:hAnsi="XITS Math" w:cs="XITS Math"/>
            </w:rPr>
            <m:t>,</m:t>
          </w:del>
        </m:r>
        <m:sSub>
          <m:sSubPr>
            <m:ctrlPr>
              <w:del w:id="1307" w:author="Chen, Yongkai" w:date="2025-03-17T11:21:00Z" w16du:dateUtc="2025-03-17T03:21:00Z">
                <w:rPr>
                  <w:rFonts w:ascii="XITS Math" w:hAnsi="XITS Math" w:cs="XITS Math"/>
                  <w:b w:val="0"/>
                  <w:bCs/>
                  <w:i/>
                </w:rPr>
              </w:del>
            </m:ctrlPr>
          </m:sSubPr>
          <m:e>
            <m:r>
              <w:del w:id="1308" w:author="Chen, Yongkai" w:date="2025-03-17T11:21:00Z" w16du:dateUtc="2025-03-17T03:21:00Z">
                <w:rPr>
                  <w:rFonts w:ascii="XITS Math" w:hAnsi="XITS Math" w:cs="XITS Math"/>
                </w:rPr>
                <m:t>c</m:t>
              </w:del>
            </m:r>
          </m:e>
          <m:sub>
            <m:r>
              <w:del w:id="1309" w:author="Chen, Yongkai" w:date="2025-03-17T11:21:00Z" w16du:dateUtc="2025-03-17T03:21:00Z">
                <w:rPr>
                  <w:rFonts w:ascii="XITS Math" w:hAnsi="XITS Math" w:cs="XITS Math"/>
                </w:rPr>
                <m:t>k</m:t>
              </w:del>
            </m:r>
          </m:sub>
        </m:sSub>
        <m:r>
          <w:del w:id="1310" w:author="Chen, Yongkai" w:date="2025-03-17T11:21:00Z" w16du:dateUtc="2025-03-17T03:21:00Z">
            <w:rPr>
              <w:rFonts w:ascii="XITS Math" w:hAnsi="XITS Math" w:cs="XITS Math"/>
            </w:rPr>
            <m:t>,</m:t>
          </w:del>
        </m:r>
        <m:sSub>
          <m:sSubPr>
            <m:ctrlPr>
              <w:del w:id="1311" w:author="Chen, Yongkai" w:date="2025-03-17T11:21:00Z" w16du:dateUtc="2025-03-17T03:21:00Z">
                <w:rPr>
                  <w:rFonts w:ascii="XITS Math" w:hAnsi="XITS Math" w:cs="XITS Math"/>
                  <w:b w:val="0"/>
                  <w:bCs/>
                  <w:i/>
                </w:rPr>
              </w:del>
            </m:ctrlPr>
          </m:sSubPr>
          <m:e>
            <m:r>
              <w:del w:id="1312" w:author="Chen, Yongkai" w:date="2025-03-17T11:21:00Z" w16du:dateUtc="2025-03-17T03:21:00Z">
                <w:rPr>
                  <w:rFonts w:ascii="XITS Math" w:hAnsi="XITS Math" w:cs="XITS Math"/>
                </w:rPr>
                <m:t>d</m:t>
              </w:del>
            </m:r>
          </m:e>
          <m:sub>
            <m:r>
              <w:del w:id="1313" w:author="Chen, Yongkai" w:date="2025-03-17T11:21:00Z" w16du:dateUtc="2025-03-17T03:21:00Z">
                <w:rPr>
                  <w:rFonts w:ascii="XITS Math" w:hAnsi="XITS Math" w:cs="XITS Math"/>
                </w:rPr>
                <m:t>k</m:t>
              </w:del>
            </m:r>
          </m:sub>
        </m:sSub>
      </m:oMath>
      <w:del w:id="1314" w:author="Chen, Yongkai" w:date="2025-03-17T11:21:00Z" w16du:dateUtc="2025-03-17T03:21:00Z">
        <w:r w:rsidDel="00FC5BFE">
          <w:rPr>
            <w:rFonts w:ascii="Times New Roman" w:hAnsi="Times New Roman" w:hint="eastAsia"/>
            <w:b w:val="0"/>
            <w:bCs/>
          </w:rPr>
          <w:delText>为对应系数，在本项目中应为空间坐标的函数；</w:delText>
        </w:r>
      </w:del>
      <m:oMath>
        <m:r>
          <w:del w:id="1315" w:author="Chen, Yongkai" w:date="2025-03-17T11:21:00Z" w16du:dateUtc="2025-03-17T03:21:00Z">
            <w:rPr>
              <w:rFonts w:ascii="XITS Math" w:hAnsi="XITS Math" w:cs="STIX Math"/>
            </w:rPr>
            <m:t>i</m:t>
          </w:del>
        </m:r>
      </m:oMath>
      <w:del w:id="1316" w:author="Chen, Yongkai" w:date="2025-03-17T11:21:00Z" w16du:dateUtc="2025-03-17T03:21:00Z">
        <w:r w:rsidDel="00FC5BFE">
          <w:rPr>
            <w:rFonts w:ascii="Times New Roman" w:hAnsi="Times New Roman" w:hint="eastAsia"/>
            <w:b w:val="0"/>
            <w:bCs/>
          </w:rPr>
          <w:delText>是</w:delText>
        </w:r>
      </w:del>
      <w:ins w:id="1317" w:author="Chen, Yongkai" w:date="2025-03-17T11:21:00Z" w16du:dateUtc="2025-03-17T03:21:00Z">
        <w:r w:rsidR="00FC5BFE">
          <w:rPr>
            <w:rFonts w:ascii="Times New Roman" w:hAnsi="Times New Roman" w:hint="eastAsia"/>
            <w:b w:val="0"/>
            <w:bCs/>
          </w:rPr>
          <w:t>为虚</w:t>
        </w:r>
      </w:ins>
      <w:del w:id="1318" w:author="Chen, Yongkai" w:date="2025-03-17T11:21:00Z" w16du:dateUtc="2025-03-17T03:21:00Z">
        <w:r w:rsidDel="00FC5BFE">
          <w:rPr>
            <w:rFonts w:ascii="Times New Roman" w:hAnsi="Times New Roman" w:hint="eastAsia"/>
            <w:b w:val="0"/>
            <w:bCs/>
          </w:rPr>
          <w:delText>虚</w:delText>
        </w:r>
      </w:del>
      <w:r>
        <w:rPr>
          <w:rFonts w:ascii="Times New Roman" w:hAnsi="Times New Roman" w:hint="eastAsia"/>
          <w:b w:val="0"/>
          <w:bCs/>
        </w:rPr>
        <w:t>数单位；角标</w:t>
      </w:r>
      <m:oMath>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m:t>
            </m:r>
          </m:sup>
        </m:sSup>
      </m:oMath>
      <w:r>
        <w:rPr>
          <w:rFonts w:ascii="Times New Roman" w:hAnsi="Times New Roman" w:hint="eastAsia"/>
          <w:b w:val="0"/>
          <w:bCs/>
        </w:rPr>
        <w:t>代表某变量的共轭。</w:t>
      </w:r>
    </w:p>
    <w:p w14:paraId="7BB4EEAA" w14:textId="5CE67F91" w:rsidR="00C04019" w:rsidRDefault="00E23384">
      <w:pPr>
        <w:pStyle w:val="section"/>
        <w:ind w:firstLineChars="0" w:firstLine="418"/>
        <w:rPr>
          <w:ins w:id="1319" w:author="Yongkai Chen" w:date="2025-03-16T15:31:00Z" w16du:dateUtc="2025-03-16T07:31:00Z"/>
          <w:rFonts w:ascii="Times New Roman" w:hAnsi="Times New Roman"/>
          <w:b w:val="0"/>
          <w:bCs/>
        </w:rPr>
        <w:pPrChange w:id="1320" w:author="Yongkai Chen" w:date="2025-03-16T15:54:00Z" w16du:dateUtc="2025-03-16T07:54:00Z">
          <w:pPr>
            <w:pStyle w:val="section"/>
            <w:spacing w:line="360" w:lineRule="auto"/>
            <w:ind w:firstLineChars="0" w:firstLine="0"/>
          </w:pPr>
        </w:pPrChange>
      </w:pPr>
      <w:ins w:id="1321" w:author="Yongkai Chen" w:date="2025-03-16T15:56:00Z" w16du:dateUtc="2025-03-16T07:56:00Z">
        <w:r>
          <w:rPr>
            <w:rFonts w:ascii="Times New Roman" w:hAnsi="Times New Roman" w:hint="eastAsia"/>
            <w:b w:val="0"/>
            <w:bCs/>
          </w:rPr>
          <w:t>定义阻抗后，</w:t>
        </w:r>
      </w:ins>
      <w:ins w:id="1322" w:author="Yongkai Chen" w:date="2025-03-16T15:29:00Z" w16du:dateUtc="2025-03-16T07:29:00Z">
        <w:r w:rsidR="00897E46">
          <w:rPr>
            <w:rFonts w:ascii="Times New Roman" w:hAnsi="Times New Roman" w:hint="eastAsia"/>
            <w:b w:val="0"/>
            <w:bCs/>
          </w:rPr>
          <w:t>将</w:t>
        </w:r>
        <w:r w:rsidR="00897E46">
          <w:rPr>
            <w:rFonts w:ascii="Times New Roman" w:hAnsi="Times New Roman" w:hint="eastAsia"/>
            <w:b w:val="0"/>
            <w:bCs/>
          </w:rPr>
          <w:t>GNN</w:t>
        </w:r>
        <w:r w:rsidR="00897E46">
          <w:rPr>
            <w:rFonts w:ascii="Times New Roman" w:hAnsi="Times New Roman" w:hint="eastAsia"/>
            <w:b w:val="0"/>
            <w:bCs/>
          </w:rPr>
          <w:t>嵌入生成式</w:t>
        </w:r>
        <w:r w:rsidR="00897E46">
          <w:rPr>
            <w:rFonts w:ascii="Times New Roman" w:hAnsi="Times New Roman" w:hint="eastAsia"/>
            <w:b w:val="0"/>
            <w:bCs/>
          </w:rPr>
          <w:t>AI</w:t>
        </w:r>
        <w:r w:rsidR="00897E46">
          <w:rPr>
            <w:rFonts w:ascii="Times New Roman" w:hAnsi="Times New Roman" w:hint="eastAsia"/>
            <w:b w:val="0"/>
            <w:bCs/>
          </w:rPr>
          <w:t>框架中，如</w:t>
        </w:r>
      </w:ins>
      <w:del w:id="1323" w:author="Yongkai Chen" w:date="2025-03-16T15:29:00Z" w16du:dateUtc="2025-03-16T07:29:00Z">
        <w:r w:rsidR="00B90FB9" w:rsidDel="00897E46">
          <w:rPr>
            <w:rFonts w:ascii="Times New Roman" w:hAnsi="Times New Roman" w:hint="eastAsia"/>
            <w:b w:val="0"/>
            <w:bCs/>
          </w:rPr>
          <w:delText>采用</w:delText>
        </w:r>
      </w:del>
      <w:r w:rsidR="00B90FB9">
        <w:rPr>
          <w:rFonts w:ascii="Times New Roman" w:hAnsi="Times New Roman" w:hint="eastAsia"/>
          <w:b w:val="0"/>
          <w:bCs/>
        </w:rPr>
        <w:t>Transformer</w:t>
      </w:r>
      <w:ins w:id="1324" w:author="Yongkai Chen" w:date="2025-03-16T15:29:00Z" w16du:dateUtc="2025-03-16T07:29:00Z">
        <w:r w:rsidR="00897E46">
          <w:rPr>
            <w:rFonts w:ascii="Times New Roman" w:hAnsi="Times New Roman" w:hint="eastAsia"/>
            <w:b w:val="0"/>
            <w:bCs/>
          </w:rPr>
          <w:t>或</w:t>
        </w:r>
      </w:ins>
      <w:del w:id="1325" w:author="Yongkai Chen" w:date="2025-03-16T15:29:00Z" w16du:dateUtc="2025-03-16T07:29:00Z">
        <w:r w:rsidR="00B90FB9" w:rsidDel="00897E46">
          <w:rPr>
            <w:rFonts w:ascii="Times New Roman" w:hAnsi="Times New Roman" w:hint="eastAsia"/>
            <w:b w:val="0"/>
            <w:bCs/>
          </w:rPr>
          <w:delText>和</w:delText>
        </w:r>
      </w:del>
      <w:r w:rsidR="00B90FB9">
        <w:rPr>
          <w:rFonts w:ascii="Times New Roman" w:hAnsi="Times New Roman" w:hint="eastAsia"/>
          <w:b w:val="0"/>
          <w:bCs/>
        </w:rPr>
        <w:t>diffusion model</w:t>
      </w:r>
      <w:r w:rsidR="00B90FB9">
        <w:rPr>
          <w:rFonts w:ascii="Times New Roman" w:hAnsi="Times New Roman" w:hint="eastAsia"/>
          <w:b w:val="0"/>
          <w:bCs/>
        </w:rPr>
        <w:t>等</w:t>
      </w:r>
      <w:ins w:id="1326" w:author="Yongkai Chen" w:date="2025-03-16T15:30:00Z" w16du:dateUtc="2025-03-16T07:30:00Z">
        <w:r w:rsidR="00897E46">
          <w:rPr>
            <w:rFonts w:ascii="Times New Roman" w:hAnsi="Times New Roman" w:hint="eastAsia"/>
            <w:b w:val="0"/>
            <w:bCs/>
          </w:rPr>
          <w:t>，利用注意力机制提取近壁面湍流拟序结构和粗糙壁附近二次流等典型流动特征，最终得到</w:t>
        </w:r>
      </w:ins>
      <w:del w:id="1327" w:author="Yongkai Chen" w:date="2025-03-16T15:31:00Z" w16du:dateUtc="2025-03-16T07:31:00Z">
        <w:r w:rsidR="00B90FB9" w:rsidDel="00897E46">
          <w:rPr>
            <w:rFonts w:ascii="Times New Roman" w:hAnsi="Times New Roman" w:hint="eastAsia"/>
            <w:b w:val="0"/>
            <w:bCs/>
          </w:rPr>
          <w:delText>生成式</w:delText>
        </w:r>
        <w:r w:rsidR="00B90FB9" w:rsidDel="00897E46">
          <w:rPr>
            <w:rFonts w:ascii="Times New Roman" w:hAnsi="Times New Roman" w:hint="eastAsia"/>
            <w:b w:val="0"/>
            <w:bCs/>
          </w:rPr>
          <w:delText>AI</w:delText>
        </w:r>
        <w:r w:rsidR="00B90FB9" w:rsidDel="00897E46">
          <w:rPr>
            <w:rFonts w:ascii="Times New Roman" w:hAnsi="Times New Roman" w:hint="eastAsia"/>
            <w:b w:val="0"/>
            <w:bCs/>
          </w:rPr>
          <w:delText>技术，训练得到各个节点阻抗的</w:delText>
        </w:r>
      </w:del>
      <w:r w:rsidR="00B90FB9">
        <w:rPr>
          <w:rFonts w:ascii="Times New Roman" w:hAnsi="Times New Roman" w:hint="eastAsia"/>
          <w:b w:val="0"/>
          <w:bCs/>
        </w:rPr>
        <w:t>留数</w:t>
      </w:r>
      <m:oMath>
        <m:sSub>
          <m:sSubPr>
            <m:ctrlPr>
              <w:ins w:id="1328" w:author="Yongkai Chen" w:date="2025-03-16T15:31:00Z" w16du:dateUtc="2025-03-16T07:31:00Z">
                <w:rPr>
                  <w:rFonts w:ascii="XITS Math" w:hAnsi="XITS Math" w:cs="XITS Math"/>
                  <w:b w:val="0"/>
                  <w:bCs/>
                  <w:i/>
                </w:rPr>
              </w:ins>
            </m:ctrlPr>
          </m:sSubPr>
          <m:e>
            <m:r>
              <w:ins w:id="1329" w:author="Yongkai Chen" w:date="2025-03-16T15:31:00Z" w16du:dateUtc="2025-03-16T07:31:00Z">
                <w:rPr>
                  <w:rFonts w:ascii="XITS Math" w:hAnsi="XITS Math" w:cs="XITS Math"/>
                </w:rPr>
                <m:t>μ</m:t>
              </w:ins>
            </m:r>
          </m:e>
          <m:sub>
            <m:r>
              <w:ins w:id="1330" w:author="Yongkai Chen" w:date="2025-03-16T15:31:00Z" w16du:dateUtc="2025-03-16T07:31:00Z">
                <w:rPr>
                  <w:rFonts w:ascii="XITS Math" w:hAnsi="XITS Math" w:cs="XITS Math"/>
                </w:rPr>
                <m:t>k</m:t>
              </w:ins>
            </m:r>
          </m:sub>
        </m:sSub>
      </m:oMath>
      <w:r w:rsidR="00B90FB9">
        <w:rPr>
          <w:rFonts w:ascii="Times New Roman" w:hAnsi="Times New Roman" w:hint="eastAsia"/>
          <w:b w:val="0"/>
          <w:bCs/>
        </w:rPr>
        <w:t>和极点</w:t>
      </w:r>
      <m:oMath>
        <m:sSub>
          <m:sSubPr>
            <m:ctrlPr>
              <w:ins w:id="1331" w:author="Yongkai Chen" w:date="2025-03-16T15:31:00Z" w16du:dateUtc="2025-03-16T07:31:00Z">
                <w:rPr>
                  <w:rFonts w:ascii="XITS Math" w:hAnsi="XITS Math" w:cs="XITS Math"/>
                  <w:b w:val="0"/>
                  <w:bCs/>
                  <w:i/>
                </w:rPr>
              </w:ins>
            </m:ctrlPr>
          </m:sSubPr>
          <m:e>
            <m:r>
              <w:ins w:id="1332" w:author="Yongkai Chen" w:date="2025-03-16T15:31:00Z" w16du:dateUtc="2025-03-16T07:31:00Z">
                <w:rPr>
                  <w:rFonts w:ascii="XITS Math" w:hAnsi="XITS Math" w:cs="XITS Math"/>
                </w:rPr>
                <m:t>p</m:t>
              </w:ins>
            </m:r>
          </m:e>
          <m:sub>
            <m:r>
              <w:ins w:id="1333" w:author="Yongkai Chen" w:date="2025-03-16T15:31:00Z" w16du:dateUtc="2025-03-16T07:31:00Z">
                <w:rPr>
                  <w:rFonts w:ascii="XITS Math" w:hAnsi="XITS Math" w:cs="XITS Math"/>
                </w:rPr>
                <m:t>k</m:t>
              </w:ins>
            </m:r>
          </m:sub>
        </m:sSub>
      </m:oMath>
      <w:ins w:id="1334" w:author="Yongkai Chen" w:date="2025-03-16T15:31:00Z" w16du:dateUtc="2025-03-16T07:31:00Z">
        <w:r w:rsidR="00897E46">
          <w:rPr>
            <w:rFonts w:ascii="Times New Roman" w:hAnsi="Times New Roman" w:hint="eastAsia"/>
            <w:b w:val="0"/>
            <w:bCs/>
          </w:rPr>
          <w:t>的生成式</w:t>
        </w:r>
      </w:ins>
      <w:r w:rsidR="00B90FB9">
        <w:rPr>
          <w:rFonts w:ascii="Times New Roman" w:hAnsi="Times New Roman" w:hint="eastAsia"/>
          <w:b w:val="0"/>
          <w:bCs/>
        </w:rPr>
        <w:t>模型</w:t>
      </w:r>
      <w:ins w:id="1335" w:author="Yongkai Chen" w:date="2025-03-16T15:31:00Z" w16du:dateUtc="2025-03-16T07:31:00Z">
        <w:r w:rsidR="00175903">
          <w:rPr>
            <w:rFonts w:ascii="Times New Roman" w:hAnsi="Times New Roman" w:hint="eastAsia"/>
            <w:b w:val="0"/>
            <w:bCs/>
          </w:rPr>
          <w:t>以及对应的空间可变阻抗</w:t>
        </w:r>
      </w:ins>
      <w:r w:rsidR="00AD1D8E">
        <w:rPr>
          <w:rFonts w:ascii="Times New Roman" w:hAnsi="Times New Roman" w:hint="eastAsia"/>
          <w:b w:val="0"/>
          <w:bCs/>
        </w:rPr>
        <w:t>。</w:t>
      </w:r>
    </w:p>
    <w:p w14:paraId="7D54493E" w14:textId="4F61F305" w:rsidR="00C44D00" w:rsidRDefault="00BB1E68">
      <w:pPr>
        <w:pStyle w:val="section"/>
        <w:ind w:firstLineChars="0" w:firstLine="420"/>
        <w:rPr>
          <w:ins w:id="1336" w:author="Chen, Yongkai" w:date="2025-03-17T11:21:00Z" w16du:dateUtc="2025-03-17T03:21:00Z"/>
          <w:rFonts w:ascii="Times New Roman" w:hAnsi="Times New Roman"/>
          <w:b w:val="0"/>
          <w:bCs/>
        </w:rPr>
      </w:pPr>
      <w:r>
        <w:rPr>
          <w:rFonts w:ascii="Times New Roman" w:hAnsi="Times New Roman" w:hint="eastAsia"/>
          <w:b w:val="0"/>
          <w:bCs/>
        </w:rPr>
        <w:t>获得阻抗模型后</w:t>
      </w:r>
      <w:r w:rsidR="00866022">
        <w:rPr>
          <w:rFonts w:ascii="Times New Roman" w:hAnsi="Times New Roman" w:hint="eastAsia"/>
          <w:b w:val="0"/>
          <w:bCs/>
          <w:iCs/>
        </w:rPr>
        <w:t>建立</w:t>
      </w:r>
      <w:r w:rsidR="006418A3">
        <w:rPr>
          <w:rFonts w:ascii="Times New Roman" w:hAnsi="Times New Roman" w:hint="eastAsia"/>
          <w:b w:val="0"/>
          <w:bCs/>
          <w:iCs/>
        </w:rPr>
        <w:t>，</w:t>
      </w:r>
      <w:r w:rsidR="00C44D00">
        <w:rPr>
          <w:rFonts w:ascii="Times New Roman" w:hAnsi="Times New Roman" w:hint="eastAsia"/>
          <w:b w:val="0"/>
          <w:bCs/>
        </w:rPr>
        <w:t>通过定义辅助变量</w:t>
      </w:r>
    </w:p>
    <w:p w14:paraId="01CB5130" w14:textId="5E360C13" w:rsidR="004744A0" w:rsidRPr="00AF583D" w:rsidRDefault="00E1236A" w:rsidP="00E1236A">
      <w:pPr>
        <w:pStyle w:val="section"/>
        <w:spacing w:line="240" w:lineRule="auto"/>
        <w:ind w:firstLineChars="0" w:firstLine="420"/>
        <w:rPr>
          <w:ins w:id="1337" w:author="Chen, Yongkai" w:date="2025-03-17T11:23:00Z" w16du:dateUtc="2025-03-17T03:23:00Z"/>
          <w:rFonts w:ascii="Times New Roman" w:hAnsi="Times New Roman"/>
          <w:b w:val="0"/>
          <w:bCs/>
          <w:i/>
        </w:rPr>
      </w:pPr>
      <m:oMathPara>
        <m:oMath>
          <m:sSubSup>
            <m:sSubSupPr>
              <m:ctrlPr>
                <w:ins w:id="1338" w:author="Chen, Yongkai" w:date="2025-03-17T11:21:00Z" w16du:dateUtc="2025-03-17T03:21:00Z">
                  <w:rPr>
                    <w:rFonts w:ascii="XITS Math" w:hAnsi="XITS Math" w:cs="XITS Math"/>
                    <w:b w:val="0"/>
                    <w:bCs/>
                    <w:i/>
                  </w:rPr>
                </w:ins>
              </m:ctrlPr>
            </m:sSubSupPr>
            <m:e>
              <m:r>
                <w:ins w:id="1339" w:author="Chen, Yongkai" w:date="2025-03-17T11:21:00Z" w16du:dateUtc="2025-03-17T03:21:00Z">
                  <w:rPr>
                    <w:rFonts w:ascii="XITS Math" w:hAnsi="XITS Math" w:cs="XITS Math"/>
                  </w:rPr>
                  <m:t>ψ</m:t>
                </w:ins>
              </m:r>
            </m:e>
            <m:sub>
              <m:r>
                <w:ins w:id="1340" w:author="Chen, Yongkai" w:date="2025-03-17T11:21:00Z" w16du:dateUtc="2025-03-17T03:21:00Z">
                  <w:rPr>
                    <w:rFonts w:ascii="XITS Math" w:hAnsi="XITS Math" w:cs="XITS Math"/>
                  </w:rPr>
                  <m:t>k</m:t>
                </w:ins>
              </m:r>
            </m:sub>
            <m:sup>
              <m:d>
                <m:dPr>
                  <m:ctrlPr>
                    <w:ins w:id="1341" w:author="Chen, Yongkai" w:date="2025-03-17T11:21:00Z" w16du:dateUtc="2025-03-17T03:21:00Z">
                      <w:rPr>
                        <w:rFonts w:ascii="XITS Math" w:hAnsi="XITS Math" w:cs="XITS Math"/>
                        <w:b w:val="0"/>
                        <w:bCs/>
                        <w:i/>
                      </w:rPr>
                    </w:ins>
                  </m:ctrlPr>
                </m:dPr>
                <m:e>
                  <m:r>
                    <w:ins w:id="1342" w:author="Chen, Yongkai" w:date="2025-03-17T11:21:00Z" w16du:dateUtc="2025-03-17T03:21:00Z">
                      <w:rPr>
                        <w:rFonts w:ascii="XITS Math" w:hAnsi="XITS Math" w:cs="XITS Math"/>
                      </w:rPr>
                      <m:t>1</m:t>
                    </w:ins>
                  </m:r>
                </m:e>
              </m:d>
            </m:sup>
          </m:sSubSup>
          <m:d>
            <m:dPr>
              <m:ctrlPr>
                <w:ins w:id="1343" w:author="Chen, Yongkai" w:date="2025-03-17T11:21:00Z" w16du:dateUtc="2025-03-17T03:21:00Z">
                  <w:rPr>
                    <w:rFonts w:ascii="XITS Math" w:hAnsi="XITS Math" w:cs="XITS Math"/>
                    <w:b w:val="0"/>
                    <w:bCs/>
                    <w:i/>
                  </w:rPr>
                </w:ins>
              </m:ctrlPr>
            </m:dPr>
            <m:e>
              <m:r>
                <w:ins w:id="1344" w:author="Chen, Yongkai" w:date="2025-03-17T11:21:00Z" w16du:dateUtc="2025-03-17T03:21:00Z">
                  <m:rPr>
                    <m:sty m:val="bi"/>
                  </m:rPr>
                  <w:rPr>
                    <w:rFonts w:ascii="XITS Math" w:hAnsi="XITS Math" w:cs="XITS Math"/>
                  </w:rPr>
                  <m:t>x</m:t>
                </w:ins>
              </m:r>
              <m:r>
                <w:ins w:id="1345" w:author="Chen, Yongkai" w:date="2025-03-17T11:22:00Z" w16du:dateUtc="2025-03-17T03:22:00Z">
                  <w:rPr>
                    <w:rFonts w:ascii="XITS Math" w:hAnsi="XITS Math" w:cs="XITS Math"/>
                  </w:rPr>
                  <m:t>,t</m:t>
                </w:ins>
              </m:r>
            </m:e>
          </m:d>
          <m:r>
            <w:ins w:id="1346" w:author="Chen, Yongkai" w:date="2025-03-17T11:22:00Z" w16du:dateUtc="2025-03-17T03:22:00Z">
              <w:rPr>
                <w:rFonts w:ascii="XITS Math" w:hAnsi="XITS Math" w:cs="XITS Math"/>
              </w:rPr>
              <m:t>=</m:t>
            </w:ins>
          </m:r>
          <m:nary>
            <m:naryPr>
              <m:ctrlPr>
                <w:ins w:id="1347" w:author="Chen, Yongkai" w:date="2025-03-17T11:22:00Z" w16du:dateUtc="2025-03-17T03:22:00Z">
                  <w:rPr>
                    <w:rFonts w:ascii="XITS Math" w:hAnsi="XITS Math" w:cs="XITS Math"/>
                    <w:b w:val="0"/>
                    <w:bCs/>
                    <w:i/>
                  </w:rPr>
                </w:ins>
              </m:ctrlPr>
            </m:naryPr>
            <m:sub>
              <m:r>
                <w:ins w:id="1348" w:author="Chen, Yongkai" w:date="2025-03-17T11:22:00Z" w16du:dateUtc="2025-03-17T03:22:00Z">
                  <w:rPr>
                    <w:rFonts w:ascii="XITS Math" w:hAnsi="XITS Math" w:cs="XITS Math"/>
                  </w:rPr>
                  <m:t>0</m:t>
                </w:ins>
              </m:r>
            </m:sub>
            <m:sup>
              <m:r>
                <w:ins w:id="1349" w:author="Chen, Yongkai" w:date="2025-03-17T11:22:00Z" w16du:dateUtc="2025-03-17T03:22:00Z">
                  <w:rPr>
                    <w:rFonts w:ascii="XITS Math" w:hAnsi="XITS Math" w:cs="XITS Math"/>
                  </w:rPr>
                  <m:t>t</m:t>
                </w:ins>
              </m:r>
            </m:sup>
            <m:e>
              <m:r>
                <w:ins w:id="1350" w:author="Chen, Yongkai" w:date="2025-03-17T11:22:00Z" w16du:dateUtc="2025-03-17T03:22:00Z">
                  <w:rPr>
                    <w:rFonts w:ascii="XITS Math" w:hAnsi="XITS Math" w:cs="XITS Math"/>
                  </w:rPr>
                  <m:t xml:space="preserve"> </m:t>
                </w:ins>
              </m:r>
              <m:sSup>
                <m:sSupPr>
                  <m:ctrlPr>
                    <w:ins w:id="1351" w:author="Chen, Yongkai" w:date="2025-03-17T11:22:00Z" w16du:dateUtc="2025-03-17T03:22:00Z">
                      <w:rPr>
                        <w:rFonts w:ascii="XITS Math" w:hAnsi="XITS Math" w:cs="XITS Math"/>
                        <w:b w:val="0"/>
                        <w:bCs/>
                        <w:i/>
                      </w:rPr>
                    </w:ins>
                  </m:ctrlPr>
                </m:sSupPr>
                <m:e>
                  <m:r>
                    <w:ins w:id="1352" w:author="Chen, Yongkai" w:date="2025-03-17T11:22:00Z" w16du:dateUtc="2025-03-17T03:22:00Z">
                      <w:rPr>
                        <w:rFonts w:ascii="XITS Math" w:hAnsi="XITS Math" w:cs="XITS Math"/>
                      </w:rPr>
                      <m:t>e</m:t>
                    </w:ins>
                  </m:r>
                </m:e>
                <m:sup>
                  <m:sSub>
                    <m:sSubPr>
                      <m:ctrlPr>
                        <w:ins w:id="1353" w:author="Chen, Yongkai" w:date="2025-03-17T11:22:00Z" w16du:dateUtc="2025-03-17T03:22:00Z">
                          <w:rPr>
                            <w:rFonts w:ascii="XITS Math" w:hAnsi="XITS Math" w:cs="XITS Math"/>
                            <w:b w:val="0"/>
                            <w:bCs/>
                            <w:i/>
                          </w:rPr>
                        </w:ins>
                      </m:ctrlPr>
                    </m:sSubPr>
                    <m:e>
                      <m:r>
                        <w:ins w:id="1354" w:author="Chen, Yongkai" w:date="2025-03-17T11:22:00Z" w16du:dateUtc="2025-03-17T03:22:00Z">
                          <w:rPr>
                            <w:rFonts w:ascii="XITS Math" w:hAnsi="XITS Math" w:cs="XITS Math"/>
                          </w:rPr>
                          <m:t>c</m:t>
                        </w:ins>
                      </m:r>
                    </m:e>
                    <m:sub>
                      <m:r>
                        <w:ins w:id="1355" w:author="Chen, Yongkai" w:date="2025-03-17T11:22:00Z" w16du:dateUtc="2025-03-17T03:22:00Z">
                          <w:rPr>
                            <w:rFonts w:ascii="XITS Math" w:hAnsi="XITS Math" w:cs="XITS Math"/>
                          </w:rPr>
                          <m:t>k</m:t>
                        </w:ins>
                      </m:r>
                    </m:sub>
                  </m:sSub>
                  <m:r>
                    <w:ins w:id="1356" w:author="Chen, Yongkai" w:date="2025-03-17T11:22:00Z" w16du:dateUtc="2025-03-17T03:22:00Z">
                      <w:rPr>
                        <w:rFonts w:ascii="XITS Math" w:hAnsi="XITS Math" w:cs="XITS Math"/>
                      </w:rPr>
                      <m:t>(t-τ)</m:t>
                    </w:ins>
                  </m:r>
                </m:sup>
              </m:sSup>
              <m:func>
                <m:funcPr>
                  <m:ctrlPr>
                    <w:rPr>
                      <w:rFonts w:ascii="Cambria Math" w:hAnsi="Cambria Math" w:cs="Cambria Math"/>
                      <w:b w:val="0"/>
                      <w:bCs/>
                      <w:i/>
                      <w:rPrChange w:id="1357" w:author="Chen, Yongkai" w:date="2025-03-17T11:22:00Z" w16du:dateUtc="2025-03-17T03:22:00Z">
                        <w:rPr>
                          <w:rFonts w:ascii="Cambria Math" w:hAnsi="Cambria Math" w:cs="Cambria Math"/>
                          <w:b w:val="0"/>
                          <w:bCs/>
                        </w:rPr>
                      </w:rPrChange>
                    </w:rPr>
                  </m:ctrlPr>
                </m:funcPr>
                <m:fName>
                  <m:r>
                    <m:rPr>
                      <m:sty m:val="p"/>
                    </m:rPr>
                    <w:rPr>
                      <w:rFonts w:ascii="XITS Math" w:hAnsi="XITS Math" w:cs="XITS Math"/>
                    </w:rPr>
                    <m:t>cos</m:t>
                  </m:r>
                  <m:ctrlPr>
                    <w:rPr>
                      <w:rFonts w:ascii="XITS Math" w:hAnsi="XITS Math" w:cs="XITS Math"/>
                      <w:b w:val="0"/>
                      <w:bCs/>
                      <w:i/>
                      <w:rPrChange w:id="1358" w:author="Chen, Yongkai" w:date="2025-03-17T11:22:00Z" w16du:dateUtc="2025-03-17T03:22:00Z">
                        <w:rPr>
                          <w:rFonts w:ascii="XITS Math" w:hAnsi="XITS Math" w:cs="XITS Math"/>
                          <w:b w:val="0"/>
                          <w:bCs/>
                        </w:rPr>
                      </w:rPrChange>
                    </w:rPr>
                  </m:ctrlPr>
                </m:fName>
                <m:e>
                  <m:d>
                    <m:dPr>
                      <m:begChr m:val="["/>
                      <m:endChr m:val="]"/>
                      <m:ctrlPr>
                        <w:ins w:id="1359" w:author="Chen, Yongkai" w:date="2025-03-17T11:22:00Z" w16du:dateUtc="2025-03-17T03:22:00Z">
                          <w:rPr>
                            <w:rFonts w:ascii="XITS Math" w:hAnsi="XITS Math" w:cs="XITS Math"/>
                            <w:b w:val="0"/>
                            <w:bCs/>
                            <w:i/>
                          </w:rPr>
                        </w:ins>
                      </m:ctrlPr>
                    </m:dPr>
                    <m:e>
                      <m:sSub>
                        <m:sSubPr>
                          <m:ctrlPr>
                            <w:ins w:id="1360" w:author="Chen, Yongkai" w:date="2025-03-17T11:22:00Z" w16du:dateUtc="2025-03-17T03:22:00Z">
                              <w:rPr>
                                <w:rFonts w:ascii="XITS Math" w:hAnsi="XITS Math" w:cs="XITS Math"/>
                                <w:b w:val="0"/>
                                <w:bCs/>
                                <w:i/>
                              </w:rPr>
                            </w:ins>
                          </m:ctrlPr>
                        </m:sSubPr>
                        <m:e>
                          <m:r>
                            <w:ins w:id="1361" w:author="Chen, Yongkai" w:date="2025-03-17T11:22:00Z" w16du:dateUtc="2025-03-17T03:22:00Z">
                              <w:rPr>
                                <w:rFonts w:ascii="XITS Math" w:hAnsi="XITS Math" w:cs="XITS Math"/>
                              </w:rPr>
                              <m:t>d</m:t>
                            </w:ins>
                          </m:r>
                        </m:e>
                        <m:sub>
                          <m:r>
                            <w:ins w:id="1362" w:author="Chen, Yongkai" w:date="2025-03-17T11:22:00Z" w16du:dateUtc="2025-03-17T03:22:00Z">
                              <w:rPr>
                                <w:rFonts w:ascii="XITS Math" w:hAnsi="XITS Math" w:cs="XITS Math"/>
                              </w:rPr>
                              <m:t>k</m:t>
                            </w:ins>
                          </m:r>
                        </m:sub>
                      </m:sSub>
                      <m:d>
                        <m:dPr>
                          <m:ctrlPr>
                            <w:ins w:id="1363" w:author="Chen, Yongkai" w:date="2025-03-17T11:22:00Z" w16du:dateUtc="2025-03-17T03:22:00Z">
                              <w:rPr>
                                <w:rFonts w:ascii="XITS Math" w:hAnsi="XITS Math" w:cs="XITS Math"/>
                                <w:b w:val="0"/>
                                <w:bCs/>
                                <w:i/>
                              </w:rPr>
                            </w:ins>
                          </m:ctrlPr>
                        </m:dPr>
                        <m:e>
                          <m:r>
                            <w:ins w:id="1364" w:author="Chen, Yongkai" w:date="2025-03-17T11:22:00Z" w16du:dateUtc="2025-03-17T03:22:00Z">
                              <w:rPr>
                                <w:rFonts w:ascii="XITS Math" w:hAnsi="XITS Math" w:cs="XITS Math"/>
                              </w:rPr>
                              <m:t>t-τ</m:t>
                            </w:ins>
                          </m:r>
                        </m:e>
                      </m:d>
                    </m:e>
                  </m:d>
                  <m:sSup>
                    <m:sSupPr>
                      <m:ctrlPr>
                        <w:ins w:id="1365" w:author="Chen, Yongkai" w:date="2025-03-17T11:22:00Z" w16du:dateUtc="2025-03-17T03:22:00Z">
                          <w:rPr>
                            <w:rFonts w:ascii="XITS Math" w:hAnsi="XITS Math" w:cs="XITS Math"/>
                            <w:b w:val="0"/>
                            <w:bCs/>
                            <w:i/>
                          </w:rPr>
                        </w:ins>
                      </m:ctrlPr>
                    </m:sSupPr>
                    <m:e>
                      <m:r>
                        <w:ins w:id="1366" w:author="Chen, Yongkai" w:date="2025-03-17T11:22:00Z" w16du:dateUtc="2025-03-17T03:22:00Z">
                          <w:rPr>
                            <w:rFonts w:ascii="XITS Math" w:hAnsi="XITS Math" w:cs="XITS Math"/>
                          </w:rPr>
                          <m:t>v</m:t>
                        </w:ins>
                      </m:r>
                    </m:e>
                    <m:sup>
                      <m:r>
                        <w:ins w:id="1367" w:author="Chen, Yongkai" w:date="2025-03-17T11:22:00Z" w16du:dateUtc="2025-03-17T03:22:00Z">
                          <w:rPr>
                            <w:rFonts w:ascii="XITS Math" w:hAnsi="XITS Math" w:cs="XITS Math"/>
                          </w:rPr>
                          <m:t>in</m:t>
                        </w:ins>
                      </m:r>
                    </m:sup>
                  </m:sSup>
                  <m:d>
                    <m:dPr>
                      <m:ctrlPr>
                        <w:ins w:id="1368" w:author="Chen, Yongkai" w:date="2025-03-17T11:22:00Z" w16du:dateUtc="2025-03-17T03:22:00Z">
                          <w:rPr>
                            <w:rFonts w:ascii="XITS Math" w:hAnsi="XITS Math" w:cs="XITS Math"/>
                            <w:b w:val="0"/>
                            <w:bCs/>
                            <w:i/>
                          </w:rPr>
                        </w:ins>
                      </m:ctrlPr>
                    </m:dPr>
                    <m:e>
                      <m:r>
                        <w:ins w:id="1369" w:author="Chen, Yongkai" w:date="2025-03-17T11:22:00Z" w16du:dateUtc="2025-03-17T03:22:00Z">
                          <w:rPr>
                            <w:rFonts w:ascii="XITS Math" w:hAnsi="XITS Math" w:cs="XITS Math"/>
                          </w:rPr>
                          <m:t>τ</m:t>
                        </w:ins>
                      </m:r>
                    </m:e>
                  </m:d>
                  <m:r>
                    <w:ins w:id="1370" w:author="Chen, Yongkai" w:date="2025-03-17T11:22:00Z" w16du:dateUtc="2025-03-17T03:22:00Z">
                      <w:rPr>
                        <w:rFonts w:ascii="XITS Math" w:hAnsi="XITS Math" w:cs="XITS Math"/>
                      </w:rPr>
                      <m:t>dτ</m:t>
                    </w:ins>
                  </m:r>
                </m:e>
              </m:func>
            </m:e>
          </m:nary>
        </m:oMath>
      </m:oMathPara>
    </w:p>
    <w:p w14:paraId="276CC742" w14:textId="00AE4F66" w:rsidR="00AF583D" w:rsidRPr="00AF583D" w:rsidRDefault="00AF583D" w:rsidP="00E1236A">
      <w:pPr>
        <w:pStyle w:val="section"/>
        <w:spacing w:line="240" w:lineRule="auto"/>
        <w:ind w:firstLineChars="0" w:firstLine="420"/>
        <w:rPr>
          <w:ins w:id="1371" w:author="Chen, Yongkai" w:date="2025-03-17T11:22:00Z" w16du:dateUtc="2025-03-17T03:22:00Z"/>
          <w:rFonts w:ascii="Times New Roman" w:hAnsi="Times New Roman" w:hint="eastAsia"/>
          <w:b w:val="0"/>
          <w:bCs/>
          <w:i/>
        </w:rPr>
      </w:pPr>
      <m:oMathPara>
        <m:oMath>
          <m:sSubSup>
            <m:sSubSupPr>
              <m:ctrlPr>
                <w:ins w:id="1372" w:author="Chen, Yongkai" w:date="2025-03-17T11:24:00Z" w16du:dateUtc="2025-03-17T03:24:00Z">
                  <w:rPr>
                    <w:rFonts w:ascii="XITS Math" w:hAnsi="XITS Math" w:cs="XITS Math"/>
                    <w:b w:val="0"/>
                    <w:bCs/>
                    <w:i/>
                  </w:rPr>
                </w:ins>
              </m:ctrlPr>
            </m:sSubSupPr>
            <m:e>
              <m:r>
                <w:ins w:id="1373" w:author="Chen, Yongkai" w:date="2025-03-17T11:24:00Z" w16du:dateUtc="2025-03-17T03:24:00Z">
                  <w:rPr>
                    <w:rFonts w:ascii="XITS Math" w:hAnsi="XITS Math" w:cs="XITS Math"/>
                  </w:rPr>
                  <m:t>ψ</m:t>
                </w:ins>
              </m:r>
            </m:e>
            <m:sub>
              <m:r>
                <w:ins w:id="1374" w:author="Chen, Yongkai" w:date="2025-03-17T11:24:00Z" w16du:dateUtc="2025-03-17T03:24:00Z">
                  <w:rPr>
                    <w:rFonts w:ascii="XITS Math" w:hAnsi="XITS Math" w:cs="XITS Math"/>
                  </w:rPr>
                  <m:t>k</m:t>
                </w:ins>
              </m:r>
            </m:sub>
            <m:sup>
              <m:d>
                <m:dPr>
                  <m:ctrlPr>
                    <w:ins w:id="1375" w:author="Chen, Yongkai" w:date="2025-03-17T11:24:00Z" w16du:dateUtc="2025-03-17T03:24:00Z">
                      <w:rPr>
                        <w:rFonts w:ascii="XITS Math" w:hAnsi="XITS Math" w:cs="XITS Math"/>
                        <w:b w:val="0"/>
                        <w:bCs/>
                        <w:i/>
                      </w:rPr>
                    </w:ins>
                  </m:ctrlPr>
                </m:dPr>
                <m:e>
                  <m:r>
                    <w:ins w:id="1376" w:author="Chen, Yongkai" w:date="2025-03-17T11:24:00Z" w16du:dateUtc="2025-03-17T03:24:00Z">
                      <w:rPr>
                        <w:rFonts w:ascii="XITS Math" w:hAnsi="XITS Math" w:cs="XITS Math"/>
                      </w:rPr>
                      <m:t>1</m:t>
                    </w:ins>
                  </m:r>
                </m:e>
              </m:d>
            </m:sup>
          </m:sSubSup>
          <m:d>
            <m:dPr>
              <m:ctrlPr>
                <w:ins w:id="1377" w:author="Chen, Yongkai" w:date="2025-03-17T11:24:00Z" w16du:dateUtc="2025-03-17T03:24:00Z">
                  <w:rPr>
                    <w:rFonts w:ascii="XITS Math" w:hAnsi="XITS Math" w:cs="XITS Math"/>
                    <w:b w:val="0"/>
                    <w:bCs/>
                    <w:i/>
                  </w:rPr>
                </w:ins>
              </m:ctrlPr>
            </m:dPr>
            <m:e>
              <m:r>
                <w:ins w:id="1378" w:author="Chen, Yongkai" w:date="2025-03-17T11:24:00Z" w16du:dateUtc="2025-03-17T03:24:00Z">
                  <m:rPr>
                    <m:sty m:val="bi"/>
                  </m:rPr>
                  <w:rPr>
                    <w:rFonts w:ascii="XITS Math" w:hAnsi="XITS Math" w:cs="XITS Math"/>
                  </w:rPr>
                  <m:t>x</m:t>
                </w:ins>
              </m:r>
              <m:r>
                <w:ins w:id="1379" w:author="Chen, Yongkai" w:date="2025-03-17T11:24:00Z" w16du:dateUtc="2025-03-17T03:24:00Z">
                  <w:rPr>
                    <w:rFonts w:ascii="XITS Math" w:hAnsi="XITS Math" w:cs="XITS Math"/>
                  </w:rPr>
                  <m:t>,t</m:t>
                </w:ins>
              </m:r>
            </m:e>
          </m:d>
          <m:r>
            <w:ins w:id="1380" w:author="Chen, Yongkai" w:date="2025-03-17T11:24:00Z" w16du:dateUtc="2025-03-17T03:24:00Z">
              <w:rPr>
                <w:rFonts w:ascii="XITS Math" w:hAnsi="XITS Math" w:cs="XITS Math"/>
              </w:rPr>
              <m:t>=</m:t>
            </w:ins>
          </m:r>
          <m:nary>
            <m:naryPr>
              <m:ctrlPr>
                <w:ins w:id="1381" w:author="Chen, Yongkai" w:date="2025-03-17T11:24:00Z" w16du:dateUtc="2025-03-17T03:24:00Z">
                  <w:rPr>
                    <w:rFonts w:ascii="XITS Math" w:hAnsi="XITS Math" w:cs="XITS Math"/>
                    <w:b w:val="0"/>
                    <w:bCs/>
                    <w:i/>
                  </w:rPr>
                </w:ins>
              </m:ctrlPr>
            </m:naryPr>
            <m:sub>
              <m:r>
                <w:ins w:id="1382" w:author="Chen, Yongkai" w:date="2025-03-17T11:24:00Z" w16du:dateUtc="2025-03-17T03:24:00Z">
                  <w:rPr>
                    <w:rFonts w:ascii="XITS Math" w:hAnsi="XITS Math" w:cs="XITS Math"/>
                  </w:rPr>
                  <m:t>0</m:t>
                </w:ins>
              </m:r>
            </m:sub>
            <m:sup>
              <m:r>
                <w:ins w:id="1383" w:author="Chen, Yongkai" w:date="2025-03-17T11:24:00Z" w16du:dateUtc="2025-03-17T03:24:00Z">
                  <w:rPr>
                    <w:rFonts w:ascii="XITS Math" w:hAnsi="XITS Math" w:cs="XITS Math"/>
                  </w:rPr>
                  <m:t>t</m:t>
                </w:ins>
              </m:r>
            </m:sup>
            <m:e>
              <m:sSup>
                <m:sSupPr>
                  <m:ctrlPr>
                    <w:ins w:id="1384" w:author="Chen, Yongkai" w:date="2025-03-17T11:24:00Z" w16du:dateUtc="2025-03-17T03:24:00Z">
                      <w:rPr>
                        <w:rFonts w:ascii="XITS Math" w:hAnsi="XITS Math" w:cs="XITS Math"/>
                        <w:b w:val="0"/>
                        <w:bCs/>
                        <w:i/>
                      </w:rPr>
                    </w:ins>
                  </m:ctrlPr>
                </m:sSupPr>
                <m:e>
                  <m:r>
                    <w:ins w:id="1385" w:author="Chen, Yongkai" w:date="2025-03-17T11:24:00Z" w16du:dateUtc="2025-03-17T03:24:00Z">
                      <w:rPr>
                        <w:rFonts w:ascii="XITS Math" w:hAnsi="XITS Math" w:cs="XITS Math"/>
                      </w:rPr>
                      <m:t>e</m:t>
                    </w:ins>
                  </m:r>
                </m:e>
                <m:sup>
                  <m:sSub>
                    <m:sSubPr>
                      <m:ctrlPr>
                        <w:ins w:id="1386" w:author="Chen, Yongkai" w:date="2025-03-17T11:24:00Z" w16du:dateUtc="2025-03-17T03:24:00Z">
                          <w:rPr>
                            <w:rFonts w:ascii="XITS Math" w:hAnsi="XITS Math" w:cs="XITS Math"/>
                            <w:b w:val="0"/>
                            <w:bCs/>
                            <w:i/>
                          </w:rPr>
                        </w:ins>
                      </m:ctrlPr>
                    </m:sSubPr>
                    <m:e>
                      <m:r>
                        <w:ins w:id="1387" w:author="Chen, Yongkai" w:date="2025-03-17T11:24:00Z" w16du:dateUtc="2025-03-17T03:24:00Z">
                          <w:rPr>
                            <w:rFonts w:ascii="XITS Math" w:hAnsi="XITS Math" w:cs="XITS Math"/>
                          </w:rPr>
                          <m:t>c</m:t>
                        </w:ins>
                      </m:r>
                    </m:e>
                    <m:sub>
                      <m:r>
                        <w:ins w:id="1388" w:author="Chen, Yongkai" w:date="2025-03-17T11:24:00Z" w16du:dateUtc="2025-03-17T03:24:00Z">
                          <w:rPr>
                            <w:rFonts w:ascii="XITS Math" w:hAnsi="XITS Math" w:cs="XITS Math"/>
                          </w:rPr>
                          <m:t>k</m:t>
                        </w:ins>
                      </m:r>
                    </m:sub>
                  </m:sSub>
                  <m:r>
                    <w:ins w:id="1389" w:author="Chen, Yongkai" w:date="2025-03-17T11:24:00Z" w16du:dateUtc="2025-03-17T03:24:00Z">
                      <w:rPr>
                        <w:rFonts w:ascii="XITS Math" w:hAnsi="XITS Math" w:cs="XITS Math"/>
                      </w:rPr>
                      <m:t>(t-τ)</m:t>
                    </w:ins>
                  </m:r>
                </m:sup>
              </m:sSup>
              <m:func>
                <m:funcPr>
                  <m:ctrlPr>
                    <w:rPr>
                      <w:rFonts w:ascii="Cambria Math" w:hAnsi="Cambria Math" w:cs="Cambria Math"/>
                      <w:b w:val="0"/>
                      <w:bCs/>
                      <w:i/>
                      <w:rPrChange w:id="1390" w:author="Chen, Yongkai" w:date="2025-03-17T11:24:00Z" w16du:dateUtc="2025-03-17T03:24:00Z">
                        <w:rPr>
                          <w:rFonts w:ascii="Cambria Math" w:hAnsi="Cambria Math" w:cs="Cambria Math"/>
                          <w:b w:val="0"/>
                          <w:bCs/>
                        </w:rPr>
                      </w:rPrChange>
                    </w:rPr>
                  </m:ctrlPr>
                </m:funcPr>
                <m:fName>
                  <m:r>
                    <m:rPr>
                      <m:sty m:val="p"/>
                    </m:rPr>
                    <w:rPr>
                      <w:rFonts w:ascii="XITS Math" w:hAnsi="XITS Math" w:cs="XITS Math"/>
                    </w:rPr>
                    <m:t>sin</m:t>
                  </m:r>
                  <m:ctrlPr>
                    <w:rPr>
                      <w:rFonts w:ascii="XITS Math" w:hAnsi="XITS Math" w:cs="XITS Math"/>
                      <w:b w:val="0"/>
                      <w:bCs/>
                      <w:i/>
                      <w:rPrChange w:id="1391" w:author="Chen, Yongkai" w:date="2025-03-17T11:24:00Z" w16du:dateUtc="2025-03-17T03:24:00Z">
                        <w:rPr>
                          <w:rFonts w:ascii="XITS Math" w:hAnsi="XITS Math" w:cs="XITS Math"/>
                          <w:b w:val="0"/>
                          <w:bCs/>
                        </w:rPr>
                      </w:rPrChange>
                    </w:rPr>
                  </m:ctrlPr>
                </m:fName>
                <m:e>
                  <m:d>
                    <m:dPr>
                      <m:begChr m:val="["/>
                      <m:endChr m:val="]"/>
                      <m:ctrlPr>
                        <w:ins w:id="1392" w:author="Chen, Yongkai" w:date="2025-03-17T11:24:00Z" w16du:dateUtc="2025-03-17T03:24:00Z">
                          <w:rPr>
                            <w:rFonts w:ascii="XITS Math" w:hAnsi="XITS Math" w:cs="XITS Math"/>
                            <w:b w:val="0"/>
                            <w:bCs/>
                            <w:i/>
                          </w:rPr>
                        </w:ins>
                      </m:ctrlPr>
                    </m:dPr>
                    <m:e>
                      <m:sSub>
                        <m:sSubPr>
                          <m:ctrlPr>
                            <w:ins w:id="1393" w:author="Chen, Yongkai" w:date="2025-03-17T11:25:00Z" w16du:dateUtc="2025-03-17T03:25:00Z">
                              <w:rPr>
                                <w:rFonts w:ascii="XITS Math" w:hAnsi="XITS Math" w:cs="XITS Math"/>
                                <w:b w:val="0"/>
                                <w:bCs/>
                                <w:i/>
                              </w:rPr>
                            </w:ins>
                          </m:ctrlPr>
                        </m:sSubPr>
                        <m:e>
                          <m:r>
                            <w:ins w:id="1394" w:author="Chen, Yongkai" w:date="2025-03-17T11:24:00Z" w16du:dateUtc="2025-03-17T03:24:00Z">
                              <w:rPr>
                                <w:rFonts w:ascii="XITS Math" w:hAnsi="XITS Math" w:cs="XITS Math"/>
                              </w:rPr>
                              <m:t>d</m:t>
                            </w:ins>
                          </m:r>
                        </m:e>
                        <m:sub>
                          <m:r>
                            <w:ins w:id="1395" w:author="Chen, Yongkai" w:date="2025-03-17T11:25:00Z" w16du:dateUtc="2025-03-17T03:25:00Z">
                              <w:rPr>
                                <w:rFonts w:ascii="XITS Math" w:hAnsi="XITS Math" w:cs="XITS Math"/>
                              </w:rPr>
                              <m:t>k</m:t>
                            </w:ins>
                          </m:r>
                        </m:sub>
                      </m:sSub>
                      <m:d>
                        <m:dPr>
                          <m:ctrlPr>
                            <w:ins w:id="1396" w:author="Chen, Yongkai" w:date="2025-03-17T11:25:00Z" w16du:dateUtc="2025-03-17T03:25:00Z">
                              <w:rPr>
                                <w:rFonts w:ascii="XITS Math" w:hAnsi="XITS Math" w:cs="XITS Math"/>
                                <w:b w:val="0"/>
                                <w:bCs/>
                                <w:i/>
                              </w:rPr>
                            </w:ins>
                          </m:ctrlPr>
                        </m:dPr>
                        <m:e>
                          <m:r>
                            <w:ins w:id="1397" w:author="Chen, Yongkai" w:date="2025-03-17T11:25:00Z" w16du:dateUtc="2025-03-17T03:25:00Z">
                              <w:rPr>
                                <w:rFonts w:ascii="XITS Math" w:hAnsi="XITS Math" w:cs="XITS Math"/>
                              </w:rPr>
                              <m:t>t-τ</m:t>
                            </w:ins>
                          </m:r>
                        </m:e>
                      </m:d>
                    </m:e>
                  </m:d>
                  <m:sSup>
                    <m:sSupPr>
                      <m:ctrlPr>
                        <w:ins w:id="1398" w:author="Chen, Yongkai" w:date="2025-03-17T11:25:00Z" w16du:dateUtc="2025-03-17T03:25:00Z">
                          <w:rPr>
                            <w:rFonts w:ascii="XITS Math" w:hAnsi="XITS Math" w:cs="XITS Math"/>
                            <w:b w:val="0"/>
                            <w:bCs/>
                            <w:i/>
                          </w:rPr>
                        </w:ins>
                      </m:ctrlPr>
                    </m:sSupPr>
                    <m:e>
                      <m:r>
                        <w:ins w:id="1399" w:author="Chen, Yongkai" w:date="2025-03-17T11:25:00Z" w16du:dateUtc="2025-03-17T03:25:00Z">
                          <w:rPr>
                            <w:rFonts w:ascii="XITS Math" w:hAnsi="XITS Math" w:cs="XITS Math"/>
                          </w:rPr>
                          <m:t>v</m:t>
                        </w:ins>
                      </m:r>
                    </m:e>
                    <m:sup>
                      <m:r>
                        <w:ins w:id="1400" w:author="Chen, Yongkai" w:date="2025-03-17T11:25:00Z" w16du:dateUtc="2025-03-17T03:25:00Z">
                          <w:rPr>
                            <w:rFonts w:ascii="XITS Math" w:hAnsi="XITS Math" w:cs="XITS Math"/>
                          </w:rPr>
                          <m:t>in</m:t>
                        </w:ins>
                      </m:r>
                    </m:sup>
                  </m:sSup>
                  <m:d>
                    <m:dPr>
                      <m:ctrlPr>
                        <w:ins w:id="1401" w:author="Chen, Yongkai" w:date="2025-03-17T11:25:00Z" w16du:dateUtc="2025-03-17T03:25:00Z">
                          <w:rPr>
                            <w:rFonts w:ascii="XITS Math" w:hAnsi="XITS Math" w:cs="XITS Math"/>
                            <w:b w:val="0"/>
                            <w:bCs/>
                            <w:i/>
                          </w:rPr>
                        </w:ins>
                      </m:ctrlPr>
                    </m:dPr>
                    <m:e>
                      <m:r>
                        <w:ins w:id="1402" w:author="Chen, Yongkai" w:date="2025-03-17T11:25:00Z" w16du:dateUtc="2025-03-17T03:25:00Z">
                          <w:rPr>
                            <w:rFonts w:ascii="XITS Math" w:hAnsi="XITS Math" w:cs="XITS Math"/>
                          </w:rPr>
                          <m:t>τ</m:t>
                        </w:ins>
                      </m:r>
                    </m:e>
                  </m:d>
                  <m:r>
                    <w:ins w:id="1403" w:author="Chen, Yongkai" w:date="2025-03-17T11:25:00Z" w16du:dateUtc="2025-03-17T03:25:00Z">
                      <w:rPr>
                        <w:rFonts w:ascii="XITS Math" w:hAnsi="XITS Math" w:cs="XITS Math"/>
                      </w:rPr>
                      <m:t>dτ</m:t>
                    </w:ins>
                  </m:r>
                </m:e>
              </m:func>
            </m:e>
          </m:nary>
        </m:oMath>
      </m:oMathPara>
    </w:p>
    <w:p w14:paraId="471E45ED" w14:textId="125427DE" w:rsidR="00E1236A" w:rsidRPr="00E1236A" w:rsidDel="00AF583D" w:rsidRDefault="00E1236A" w:rsidP="00E1236A">
      <w:pPr>
        <w:pStyle w:val="section"/>
        <w:spacing w:line="240" w:lineRule="auto"/>
        <w:ind w:firstLineChars="0" w:firstLine="420"/>
        <w:rPr>
          <w:del w:id="1404" w:author="Chen, Yongkai" w:date="2025-03-17T11:25:00Z" w16du:dateUtc="2025-03-17T03:25:00Z"/>
          <w:rFonts w:ascii="Times New Roman" w:hAnsi="Times New Roman" w:hint="eastAsia"/>
          <w:b w:val="0"/>
          <w:bCs/>
          <w:i/>
          <w:rPrChange w:id="1405" w:author="Chen, Yongkai" w:date="2025-03-17T11:22:00Z" w16du:dateUtc="2025-03-17T03:22:00Z">
            <w:rPr>
              <w:del w:id="1406" w:author="Chen, Yongkai" w:date="2025-03-17T11:25:00Z" w16du:dateUtc="2025-03-17T03:25:00Z"/>
              <w:rFonts w:ascii="Times New Roman" w:hAnsi="Times New Roman" w:hint="eastAsia"/>
              <w:b w:val="0"/>
              <w:bCs/>
            </w:rPr>
          </w:rPrChange>
        </w:rPr>
        <w:pPrChange w:id="1407" w:author="Chen, Yongkai" w:date="2025-03-17T11:22:00Z" w16du:dateUtc="2025-03-17T03:22:00Z">
          <w:pPr>
            <w:pStyle w:val="section"/>
            <w:spacing w:line="360" w:lineRule="auto"/>
            <w:ind w:firstLineChars="0" w:firstLine="0"/>
          </w:pPr>
        </w:pPrChange>
      </w:pPr>
    </w:p>
    <w:p w14:paraId="258ABC3F" w14:textId="66E45053" w:rsidR="00C44D00" w:rsidRPr="00A32CCA" w:rsidDel="00AF583D" w:rsidRDefault="00000000" w:rsidP="00C44D00">
      <w:pPr>
        <w:pStyle w:val="section"/>
        <w:spacing w:line="240" w:lineRule="auto"/>
        <w:ind w:firstLineChars="0" w:firstLine="420"/>
        <w:rPr>
          <w:del w:id="1408" w:author="Chen, Yongkai" w:date="2025-03-17T11:25:00Z" w16du:dateUtc="2025-03-17T03:25:00Z"/>
          <w:rFonts w:ascii="XITS Math" w:hAnsi="XITS Math" w:cs="XITS Math"/>
          <w:b w:val="0"/>
          <w:bCs/>
          <w:rPrChange w:id="1409" w:author="Chen, Yongkai" w:date="2025-03-17T10:19:00Z" w16du:dateUtc="2025-03-17T02:19:00Z">
            <w:rPr>
              <w:del w:id="1410" w:author="Chen, Yongkai" w:date="2025-03-17T11:25:00Z" w16du:dateUtc="2025-03-17T03:25:00Z"/>
              <w:rFonts w:ascii="Times New Roman" w:hAnsi="Times New Roman"/>
              <w:b w:val="0"/>
              <w:bCs/>
            </w:rPr>
          </w:rPrChange>
        </w:rPr>
      </w:pPr>
      <m:oMathPara>
        <m:oMath>
          <m:sSubSup>
            <m:sSubSupPr>
              <m:ctrlPr>
                <w:del w:id="1411" w:author="Chen, Yongkai" w:date="2025-03-17T11:25:00Z" w16du:dateUtc="2025-03-17T03:25:00Z">
                  <w:rPr>
                    <w:rFonts w:ascii="XITS Math" w:hAnsi="XITS Math" w:cs="XITS Math"/>
                    <w:b w:val="0"/>
                    <w:bCs/>
                    <w:i/>
                  </w:rPr>
                </w:del>
              </m:ctrlPr>
            </m:sSubSupPr>
            <m:e>
              <m:r>
                <w:del w:id="1412" w:author="Chen, Yongkai" w:date="2025-03-17T11:25:00Z" w16du:dateUtc="2025-03-17T03:25:00Z">
                  <w:rPr>
                    <w:rFonts w:ascii="XITS Math" w:hAnsi="XITS Math" w:cs="XITS Math"/>
                  </w:rPr>
                  <m:t>ψ</m:t>
                </w:del>
              </m:r>
            </m:e>
            <m:sub>
              <m:r>
                <w:del w:id="1413" w:author="Chen, Yongkai" w:date="2025-03-17T11:25:00Z" w16du:dateUtc="2025-03-17T03:25:00Z">
                  <w:rPr>
                    <w:rFonts w:ascii="XITS Math" w:hAnsi="XITS Math" w:cs="XITS Math"/>
                  </w:rPr>
                  <m:t>k</m:t>
                </w:del>
              </m:r>
            </m:sub>
            <m:sup>
              <m:d>
                <m:dPr>
                  <m:ctrlPr>
                    <w:del w:id="1414" w:author="Chen, Yongkai" w:date="2025-03-17T11:25:00Z" w16du:dateUtc="2025-03-17T03:25:00Z">
                      <w:rPr>
                        <w:rFonts w:ascii="XITS Math" w:hAnsi="XITS Math" w:cs="XITS Math"/>
                        <w:b w:val="0"/>
                        <w:bCs/>
                        <w:i/>
                      </w:rPr>
                    </w:del>
                  </m:ctrlPr>
                </m:dPr>
                <m:e>
                  <m:r>
                    <w:del w:id="1415" w:author="Chen, Yongkai" w:date="2025-03-17T11:25:00Z" w16du:dateUtc="2025-03-17T03:25:00Z">
                      <w:rPr>
                        <w:rFonts w:ascii="XITS Math" w:hAnsi="XITS Math" w:cs="XITS Math"/>
                      </w:rPr>
                      <m:t>1</m:t>
                    </w:del>
                  </m:r>
                </m:e>
              </m:d>
            </m:sup>
          </m:sSubSup>
          <m:d>
            <m:dPr>
              <m:ctrlPr>
                <w:del w:id="1416" w:author="Chen, Yongkai" w:date="2025-03-17T11:25:00Z" w16du:dateUtc="2025-03-17T03:25:00Z">
                  <w:rPr>
                    <w:rFonts w:ascii="XITS Math" w:hAnsi="XITS Math" w:cs="XITS Math"/>
                    <w:b w:val="0"/>
                    <w:bCs/>
                    <w:i/>
                  </w:rPr>
                </w:del>
              </m:ctrlPr>
            </m:dPr>
            <m:e>
              <m:r>
                <w:del w:id="1417" w:author="Chen, Yongkai" w:date="2025-03-17T11:25:00Z" w16du:dateUtc="2025-03-17T03:25:00Z">
                  <m:rPr>
                    <m:sty m:val="bi"/>
                  </m:rPr>
                  <w:rPr>
                    <w:rFonts w:ascii="XITS Math" w:hAnsi="XITS Math" w:cs="XITS Math"/>
                  </w:rPr>
                  <m:t>x</m:t>
                </w:del>
              </m:r>
              <m:r>
                <w:del w:id="1418" w:author="Chen, Yongkai" w:date="2025-03-17T11:25:00Z" w16du:dateUtc="2025-03-17T03:25:00Z">
                  <w:rPr>
                    <w:rFonts w:ascii="XITS Math" w:hAnsi="XITS Math" w:cs="XITS Math"/>
                  </w:rPr>
                  <m:t>,t</m:t>
                </w:del>
              </m:r>
            </m:e>
          </m:d>
          <m:r>
            <w:del w:id="1419" w:author="Chen, Yongkai" w:date="2025-03-17T11:25:00Z" w16du:dateUtc="2025-03-17T03:25:00Z">
              <w:rPr>
                <w:rFonts w:ascii="XITS Math" w:hAnsi="XITS Math" w:cs="XITS Math"/>
              </w:rPr>
              <m:t>=</m:t>
            </w:del>
          </m:r>
          <m:nary>
            <m:naryPr>
              <m:ctrlPr>
                <w:del w:id="1420" w:author="Chen, Yongkai" w:date="2025-03-17T11:25:00Z" w16du:dateUtc="2025-03-17T03:25:00Z">
                  <w:rPr>
                    <w:rFonts w:ascii="XITS Math" w:hAnsi="XITS Math" w:cs="XITS Math"/>
                    <w:b w:val="0"/>
                    <w:bCs/>
                    <w:i/>
                  </w:rPr>
                </w:del>
              </m:ctrlPr>
            </m:naryPr>
            <m:sub>
              <m:r>
                <w:del w:id="1421" w:author="Chen, Yongkai" w:date="2025-03-17T11:25:00Z" w16du:dateUtc="2025-03-17T03:25:00Z">
                  <w:rPr>
                    <w:rFonts w:ascii="XITS Math" w:hAnsi="XITS Math" w:cs="XITS Math"/>
                  </w:rPr>
                  <m:t>0</m:t>
                </w:del>
              </m:r>
            </m:sub>
            <m:sup>
              <m:r>
                <w:del w:id="1422" w:author="Chen, Yongkai" w:date="2025-03-17T11:25:00Z" w16du:dateUtc="2025-03-17T03:25:00Z">
                  <w:rPr>
                    <w:rFonts w:ascii="XITS Math" w:hAnsi="XITS Math" w:cs="XITS Math"/>
                  </w:rPr>
                  <m:t>t</m:t>
                </w:del>
              </m:r>
            </m:sup>
            <m:e>
              <m:sSup>
                <m:sSupPr>
                  <m:ctrlPr>
                    <w:del w:id="1423" w:author="Chen, Yongkai" w:date="2025-03-17T11:25:00Z" w16du:dateUtc="2025-03-17T03:25:00Z">
                      <w:rPr>
                        <w:rFonts w:ascii="XITS Math" w:hAnsi="XITS Math" w:cs="XITS Math"/>
                        <w:b w:val="0"/>
                        <w:bCs/>
                        <w:i/>
                      </w:rPr>
                    </w:del>
                  </m:ctrlPr>
                </m:sSupPr>
                <m:e>
                  <m:r>
                    <w:del w:id="1424" w:author="Chen, Yongkai" w:date="2025-03-17T11:25:00Z" w16du:dateUtc="2025-03-17T03:25:00Z">
                      <w:rPr>
                        <w:rFonts w:ascii="XITS Math" w:hAnsi="XITS Math" w:cs="XITS Math"/>
                      </w:rPr>
                      <m:t>e</m:t>
                    </w:del>
                  </m:r>
                </m:e>
                <m:sup>
                  <m:sSub>
                    <m:sSubPr>
                      <m:ctrlPr>
                        <w:del w:id="1425" w:author="Chen, Yongkai" w:date="2025-03-17T11:25:00Z" w16du:dateUtc="2025-03-17T03:25:00Z">
                          <w:rPr>
                            <w:rFonts w:ascii="XITS Math" w:hAnsi="XITS Math" w:cs="XITS Math"/>
                            <w:b w:val="0"/>
                            <w:bCs/>
                            <w:i/>
                          </w:rPr>
                        </w:del>
                      </m:ctrlPr>
                    </m:sSubPr>
                    <m:e>
                      <m:r>
                        <w:del w:id="1426" w:author="Chen, Yongkai" w:date="2025-03-17T11:25:00Z" w16du:dateUtc="2025-03-17T03:25:00Z">
                          <w:rPr>
                            <w:rFonts w:ascii="XITS Math" w:hAnsi="XITS Math" w:cs="XITS Math"/>
                          </w:rPr>
                          <m:t>c</m:t>
                        </w:del>
                      </m:r>
                    </m:e>
                    <m:sub>
                      <m:r>
                        <w:del w:id="1427" w:author="Chen, Yongkai" w:date="2025-03-17T11:25:00Z" w16du:dateUtc="2025-03-17T03:25:00Z">
                          <w:rPr>
                            <w:rFonts w:ascii="XITS Math" w:hAnsi="XITS Math" w:cs="XITS Math"/>
                          </w:rPr>
                          <m:t>k</m:t>
                        </w:del>
                      </m:r>
                    </m:sub>
                  </m:sSub>
                  <m:r>
                    <w:del w:id="1428" w:author="Chen, Yongkai" w:date="2025-03-17T11:25:00Z" w16du:dateUtc="2025-03-17T03:25:00Z">
                      <w:rPr>
                        <w:rFonts w:ascii="XITS Math" w:hAnsi="XITS Math" w:cs="XITS Math"/>
                      </w:rPr>
                      <m:t>(t-τ)</m:t>
                    </w:del>
                  </m:r>
                </m:sup>
              </m:sSup>
              <m:func>
                <m:funcPr>
                  <m:ctrlPr>
                    <w:del w:id="1429" w:author="Chen, Yongkai" w:date="2025-03-17T11:25:00Z" w16du:dateUtc="2025-03-17T03:25:00Z">
                      <w:rPr>
                        <w:rFonts w:ascii="XITS Math" w:hAnsi="XITS Math" w:cs="XITS Math"/>
                        <w:b w:val="0"/>
                        <w:bCs/>
                        <w:i/>
                      </w:rPr>
                    </w:del>
                  </m:ctrlPr>
                </m:funcPr>
                <m:fName>
                  <m:r>
                    <w:del w:id="1430" w:author="Chen, Yongkai" w:date="2025-03-17T11:25:00Z" w16du:dateUtc="2025-03-17T03:25:00Z">
                      <w:rPr>
                        <w:rFonts w:ascii="XITS Math" w:hAnsi="XITS Math" w:cs="XITS Math"/>
                      </w:rPr>
                      <m:t>cos</m:t>
                    </w:del>
                  </m:r>
                </m:fName>
                <m:e>
                  <m:d>
                    <m:dPr>
                      <m:ctrlPr>
                        <w:del w:id="1431" w:author="Chen, Yongkai" w:date="2025-03-17T11:25:00Z" w16du:dateUtc="2025-03-17T03:25:00Z">
                          <w:rPr>
                            <w:rFonts w:ascii="XITS Math" w:hAnsi="XITS Math" w:cs="XITS Math"/>
                            <w:b w:val="0"/>
                            <w:bCs/>
                            <w:i/>
                          </w:rPr>
                        </w:del>
                      </m:ctrlPr>
                    </m:dPr>
                    <m:e>
                      <m:sSub>
                        <m:sSubPr>
                          <m:ctrlPr>
                            <w:del w:id="1432" w:author="Chen, Yongkai" w:date="2025-03-17T11:25:00Z" w16du:dateUtc="2025-03-17T03:25:00Z">
                              <w:rPr>
                                <w:rFonts w:ascii="XITS Math" w:hAnsi="XITS Math" w:cs="XITS Math"/>
                                <w:b w:val="0"/>
                                <w:bCs/>
                                <w:i/>
                              </w:rPr>
                            </w:del>
                          </m:ctrlPr>
                        </m:sSubPr>
                        <m:e>
                          <m:r>
                            <w:del w:id="1433" w:author="Chen, Yongkai" w:date="2025-03-17T11:25:00Z" w16du:dateUtc="2025-03-17T03:25:00Z">
                              <w:rPr>
                                <w:rFonts w:ascii="XITS Math" w:hAnsi="XITS Math" w:cs="XITS Math"/>
                              </w:rPr>
                              <m:t>d</m:t>
                            </w:del>
                          </m:r>
                        </m:e>
                        <m:sub>
                          <m:r>
                            <w:del w:id="1434" w:author="Chen, Yongkai" w:date="2025-03-17T11:25:00Z" w16du:dateUtc="2025-03-17T03:25:00Z">
                              <w:rPr>
                                <w:rFonts w:ascii="XITS Math" w:hAnsi="XITS Math" w:cs="XITS Math"/>
                              </w:rPr>
                              <m:t>k</m:t>
                            </w:del>
                          </m:r>
                        </m:sub>
                      </m:sSub>
                      <m:d>
                        <m:dPr>
                          <m:ctrlPr>
                            <w:del w:id="1435" w:author="Chen, Yongkai" w:date="2025-03-17T11:25:00Z" w16du:dateUtc="2025-03-17T03:25:00Z">
                              <w:rPr>
                                <w:rFonts w:ascii="XITS Math" w:hAnsi="XITS Math" w:cs="XITS Math"/>
                                <w:b w:val="0"/>
                                <w:bCs/>
                                <w:i/>
                              </w:rPr>
                            </w:del>
                          </m:ctrlPr>
                        </m:dPr>
                        <m:e>
                          <m:r>
                            <w:del w:id="1436" w:author="Chen, Yongkai" w:date="2025-03-17T11:25:00Z" w16du:dateUtc="2025-03-17T03:25:00Z">
                              <w:rPr>
                                <w:rFonts w:ascii="XITS Math" w:hAnsi="XITS Math" w:cs="XITS Math"/>
                              </w:rPr>
                              <m:t>t-τ</m:t>
                            </w:del>
                          </m:r>
                        </m:e>
                      </m:d>
                    </m:e>
                  </m:d>
                </m:e>
              </m:func>
              <m:sSup>
                <m:sSupPr>
                  <m:ctrlPr>
                    <w:del w:id="1437" w:author="Chen, Yongkai" w:date="2025-03-17T11:25:00Z" w16du:dateUtc="2025-03-17T03:25:00Z">
                      <w:rPr>
                        <w:rFonts w:ascii="XITS Math" w:hAnsi="XITS Math" w:cs="XITS Math"/>
                        <w:b w:val="0"/>
                        <w:bCs/>
                        <w:i/>
                      </w:rPr>
                    </w:del>
                  </m:ctrlPr>
                </m:sSupPr>
                <m:e>
                  <m:r>
                    <w:del w:id="1438" w:author="Chen, Yongkai" w:date="2025-03-17T11:25:00Z" w16du:dateUtc="2025-03-17T03:25:00Z">
                      <w:rPr>
                        <w:rFonts w:ascii="XITS Math" w:hAnsi="XITS Math" w:cs="XITS Math"/>
                      </w:rPr>
                      <m:t>v</m:t>
                    </w:del>
                  </m:r>
                </m:e>
                <m:sup>
                  <m:r>
                    <w:del w:id="1439" w:author="Chen, Yongkai" w:date="2025-03-17T11:25:00Z" w16du:dateUtc="2025-03-17T03:25:00Z">
                      <w:rPr>
                        <w:rFonts w:ascii="XITS Math" w:hAnsi="XITS Math" w:cs="XITS Math"/>
                      </w:rPr>
                      <m:t>in</m:t>
                    </w:del>
                  </m:r>
                </m:sup>
              </m:sSup>
              <m:d>
                <m:dPr>
                  <m:ctrlPr>
                    <w:del w:id="1440" w:author="Chen, Yongkai" w:date="2025-03-17T11:25:00Z" w16du:dateUtc="2025-03-17T03:25:00Z">
                      <w:rPr>
                        <w:rFonts w:ascii="XITS Math" w:hAnsi="XITS Math" w:cs="XITS Math"/>
                        <w:b w:val="0"/>
                        <w:bCs/>
                        <w:i/>
                      </w:rPr>
                    </w:del>
                  </m:ctrlPr>
                </m:dPr>
                <m:e>
                  <m:r>
                    <w:del w:id="1441" w:author="Chen, Yongkai" w:date="2025-03-17T11:25:00Z" w16du:dateUtc="2025-03-17T03:25:00Z">
                      <w:rPr>
                        <w:rFonts w:ascii="XITS Math" w:hAnsi="XITS Math" w:cs="XITS Math"/>
                      </w:rPr>
                      <m:t>τ</m:t>
                    </w:del>
                  </m:r>
                </m:e>
              </m:d>
              <m:r>
                <w:del w:id="1442" w:author="Chen, Yongkai" w:date="2025-03-17T11:25:00Z" w16du:dateUtc="2025-03-17T03:25:00Z">
                  <w:rPr>
                    <w:rFonts w:ascii="XITS Math" w:hAnsi="XITS Math" w:cs="XITS Math"/>
                  </w:rPr>
                  <m:t xml:space="preserve">dτ </m:t>
                </w:del>
              </m:r>
            </m:e>
          </m:nary>
        </m:oMath>
      </m:oMathPara>
    </w:p>
    <w:p w14:paraId="566485F1" w14:textId="74803675" w:rsidR="00C44D00" w:rsidRPr="00A32CCA" w:rsidDel="00AF583D" w:rsidRDefault="00000000">
      <w:pPr>
        <w:pStyle w:val="section"/>
        <w:spacing w:line="276" w:lineRule="auto"/>
        <w:ind w:firstLineChars="0" w:firstLine="420"/>
        <w:rPr>
          <w:del w:id="1443" w:author="Chen, Yongkai" w:date="2025-03-17T11:25:00Z" w16du:dateUtc="2025-03-17T03:25:00Z"/>
          <w:rFonts w:ascii="XITS Math" w:hAnsi="XITS Math" w:cs="XITS Math"/>
          <w:b w:val="0"/>
          <w:bCs/>
          <w:rPrChange w:id="1444" w:author="Chen, Yongkai" w:date="2025-03-17T10:19:00Z" w16du:dateUtc="2025-03-17T02:19:00Z">
            <w:rPr>
              <w:del w:id="1445" w:author="Chen, Yongkai" w:date="2025-03-17T11:25:00Z" w16du:dateUtc="2025-03-17T03:25:00Z"/>
              <w:rFonts w:ascii="Times New Roman" w:hAnsi="Times New Roman"/>
              <w:b w:val="0"/>
              <w:bCs/>
            </w:rPr>
          </w:rPrChange>
        </w:rPr>
        <w:pPrChange w:id="1446" w:author="Yongkai Chen" w:date="2025-03-16T16:20:00Z" w16du:dateUtc="2025-03-16T08:20:00Z">
          <w:pPr>
            <w:pStyle w:val="section"/>
            <w:spacing w:line="240" w:lineRule="auto"/>
            <w:ind w:firstLineChars="0" w:firstLine="420"/>
          </w:pPr>
        </w:pPrChange>
      </w:pPr>
      <m:oMathPara>
        <m:oMath>
          <m:sSubSup>
            <m:sSubSupPr>
              <m:ctrlPr>
                <w:del w:id="1447" w:author="Chen, Yongkai" w:date="2025-03-17T11:25:00Z" w16du:dateUtc="2025-03-17T03:25:00Z">
                  <w:rPr>
                    <w:rFonts w:ascii="XITS Math" w:hAnsi="XITS Math" w:cs="XITS Math"/>
                    <w:b w:val="0"/>
                    <w:bCs/>
                    <w:i/>
                  </w:rPr>
                </w:del>
              </m:ctrlPr>
            </m:sSubSupPr>
            <m:e>
              <m:r>
                <w:del w:id="1448" w:author="Chen, Yongkai" w:date="2025-03-17T11:25:00Z" w16du:dateUtc="2025-03-17T03:25:00Z">
                  <w:rPr>
                    <w:rFonts w:ascii="XITS Math" w:hAnsi="XITS Math" w:cs="XITS Math"/>
                  </w:rPr>
                  <m:t>ψ</m:t>
                </w:del>
              </m:r>
            </m:e>
            <m:sub>
              <m:r>
                <w:del w:id="1449" w:author="Chen, Yongkai" w:date="2025-03-17T11:25:00Z" w16du:dateUtc="2025-03-17T03:25:00Z">
                  <w:rPr>
                    <w:rFonts w:ascii="XITS Math" w:hAnsi="XITS Math" w:cs="XITS Math"/>
                  </w:rPr>
                  <m:t>k</m:t>
                </w:del>
              </m:r>
            </m:sub>
            <m:sup>
              <m:d>
                <m:dPr>
                  <m:ctrlPr>
                    <w:del w:id="1450" w:author="Chen, Yongkai" w:date="2025-03-17T11:25:00Z" w16du:dateUtc="2025-03-17T03:25:00Z">
                      <w:rPr>
                        <w:rFonts w:ascii="XITS Math" w:hAnsi="XITS Math" w:cs="XITS Math"/>
                        <w:b w:val="0"/>
                        <w:bCs/>
                        <w:i/>
                      </w:rPr>
                    </w:del>
                  </m:ctrlPr>
                </m:dPr>
                <m:e>
                  <m:r>
                    <w:del w:id="1451" w:author="Chen, Yongkai" w:date="2025-03-17T11:25:00Z" w16du:dateUtc="2025-03-17T03:25:00Z">
                      <w:rPr>
                        <w:rFonts w:ascii="XITS Math" w:hAnsi="XITS Math" w:cs="XITS Math"/>
                      </w:rPr>
                      <m:t>2</m:t>
                    </w:del>
                  </m:r>
                </m:e>
              </m:d>
            </m:sup>
          </m:sSubSup>
          <m:d>
            <m:dPr>
              <m:ctrlPr>
                <w:del w:id="1452" w:author="Chen, Yongkai" w:date="2025-03-17T11:25:00Z" w16du:dateUtc="2025-03-17T03:25:00Z">
                  <w:rPr>
                    <w:rFonts w:ascii="XITS Math" w:hAnsi="XITS Math" w:cs="XITS Math"/>
                    <w:b w:val="0"/>
                    <w:bCs/>
                    <w:i/>
                  </w:rPr>
                </w:del>
              </m:ctrlPr>
            </m:dPr>
            <m:e>
              <m:r>
                <w:del w:id="1453" w:author="Chen, Yongkai" w:date="2025-03-17T11:25:00Z" w16du:dateUtc="2025-03-17T03:25:00Z">
                  <m:rPr>
                    <m:sty m:val="bi"/>
                  </m:rPr>
                  <w:rPr>
                    <w:rFonts w:ascii="XITS Math" w:hAnsi="XITS Math" w:cs="XITS Math"/>
                  </w:rPr>
                  <m:t>x</m:t>
                </w:del>
              </m:r>
              <m:r>
                <w:del w:id="1454" w:author="Chen, Yongkai" w:date="2025-03-17T11:25:00Z" w16du:dateUtc="2025-03-17T03:25:00Z">
                  <w:rPr>
                    <w:rFonts w:ascii="XITS Math" w:hAnsi="XITS Math" w:cs="XITS Math"/>
                  </w:rPr>
                  <m:t>,t</m:t>
                </w:del>
              </m:r>
            </m:e>
          </m:d>
          <m:r>
            <w:del w:id="1455" w:author="Chen, Yongkai" w:date="2025-03-17T11:25:00Z" w16du:dateUtc="2025-03-17T03:25:00Z">
              <w:rPr>
                <w:rFonts w:ascii="XITS Math" w:hAnsi="XITS Math" w:cs="XITS Math"/>
              </w:rPr>
              <m:t>=</m:t>
            </w:del>
          </m:r>
          <m:nary>
            <m:naryPr>
              <m:ctrlPr>
                <w:del w:id="1456" w:author="Chen, Yongkai" w:date="2025-03-17T11:25:00Z" w16du:dateUtc="2025-03-17T03:25:00Z">
                  <w:rPr>
                    <w:rFonts w:ascii="XITS Math" w:hAnsi="XITS Math" w:cs="XITS Math"/>
                    <w:b w:val="0"/>
                    <w:bCs/>
                    <w:i/>
                  </w:rPr>
                </w:del>
              </m:ctrlPr>
            </m:naryPr>
            <m:sub>
              <m:r>
                <w:del w:id="1457" w:author="Chen, Yongkai" w:date="2025-03-17T11:25:00Z" w16du:dateUtc="2025-03-17T03:25:00Z">
                  <w:rPr>
                    <w:rFonts w:ascii="XITS Math" w:hAnsi="XITS Math" w:cs="XITS Math"/>
                  </w:rPr>
                  <m:t>0</m:t>
                </w:del>
              </m:r>
            </m:sub>
            <m:sup>
              <m:r>
                <w:del w:id="1458" w:author="Chen, Yongkai" w:date="2025-03-17T11:25:00Z" w16du:dateUtc="2025-03-17T03:25:00Z">
                  <w:rPr>
                    <w:rFonts w:ascii="XITS Math" w:hAnsi="XITS Math" w:cs="XITS Math"/>
                  </w:rPr>
                  <m:t>t</m:t>
                </w:del>
              </m:r>
            </m:sup>
            <m:e>
              <m:sSup>
                <m:sSupPr>
                  <m:ctrlPr>
                    <w:del w:id="1459" w:author="Chen, Yongkai" w:date="2025-03-17T11:25:00Z" w16du:dateUtc="2025-03-17T03:25:00Z">
                      <w:rPr>
                        <w:rFonts w:ascii="XITS Math" w:hAnsi="XITS Math" w:cs="XITS Math"/>
                        <w:b w:val="0"/>
                        <w:bCs/>
                        <w:i/>
                      </w:rPr>
                    </w:del>
                  </m:ctrlPr>
                </m:sSupPr>
                <m:e>
                  <m:r>
                    <w:del w:id="1460" w:author="Chen, Yongkai" w:date="2025-03-17T11:25:00Z" w16du:dateUtc="2025-03-17T03:25:00Z">
                      <w:rPr>
                        <w:rFonts w:ascii="XITS Math" w:hAnsi="XITS Math" w:cs="XITS Math"/>
                      </w:rPr>
                      <m:t>e</m:t>
                    </w:del>
                  </m:r>
                </m:e>
                <m:sup>
                  <m:sSub>
                    <m:sSubPr>
                      <m:ctrlPr>
                        <w:del w:id="1461" w:author="Chen, Yongkai" w:date="2025-03-17T11:25:00Z" w16du:dateUtc="2025-03-17T03:25:00Z">
                          <w:rPr>
                            <w:rFonts w:ascii="XITS Math" w:hAnsi="XITS Math" w:cs="XITS Math"/>
                            <w:b w:val="0"/>
                            <w:bCs/>
                            <w:i/>
                          </w:rPr>
                        </w:del>
                      </m:ctrlPr>
                    </m:sSubPr>
                    <m:e>
                      <m:r>
                        <w:del w:id="1462" w:author="Chen, Yongkai" w:date="2025-03-17T11:25:00Z" w16du:dateUtc="2025-03-17T03:25:00Z">
                          <w:rPr>
                            <w:rFonts w:ascii="XITS Math" w:hAnsi="XITS Math" w:cs="XITS Math"/>
                          </w:rPr>
                          <m:t>c</m:t>
                        </w:del>
                      </m:r>
                    </m:e>
                    <m:sub>
                      <m:r>
                        <w:del w:id="1463" w:author="Chen, Yongkai" w:date="2025-03-17T11:25:00Z" w16du:dateUtc="2025-03-17T03:25:00Z">
                          <w:rPr>
                            <w:rFonts w:ascii="XITS Math" w:hAnsi="XITS Math" w:cs="XITS Math"/>
                          </w:rPr>
                          <m:t>k</m:t>
                        </w:del>
                      </m:r>
                    </m:sub>
                  </m:sSub>
                  <m:r>
                    <w:del w:id="1464" w:author="Chen, Yongkai" w:date="2025-03-17T11:25:00Z" w16du:dateUtc="2025-03-17T03:25:00Z">
                      <w:rPr>
                        <w:rFonts w:ascii="XITS Math" w:hAnsi="XITS Math" w:cs="XITS Math"/>
                      </w:rPr>
                      <m:t>(t-τ)</m:t>
                    </w:del>
                  </m:r>
                </m:sup>
              </m:sSup>
              <m:func>
                <m:funcPr>
                  <m:ctrlPr>
                    <w:del w:id="1465" w:author="Chen, Yongkai" w:date="2025-03-17T11:25:00Z" w16du:dateUtc="2025-03-17T03:25:00Z">
                      <w:rPr>
                        <w:rFonts w:ascii="XITS Math" w:hAnsi="XITS Math" w:cs="XITS Math"/>
                        <w:b w:val="0"/>
                        <w:bCs/>
                        <w:i/>
                      </w:rPr>
                    </w:del>
                  </m:ctrlPr>
                </m:funcPr>
                <m:fName>
                  <m:r>
                    <w:del w:id="1466" w:author="Chen, Yongkai" w:date="2025-03-17T11:25:00Z" w16du:dateUtc="2025-03-17T03:25:00Z">
                      <w:rPr>
                        <w:rFonts w:ascii="XITS Math" w:hAnsi="XITS Math" w:cs="XITS Math"/>
                      </w:rPr>
                      <m:t>sin</m:t>
                    </w:del>
                  </m:r>
                </m:fName>
                <m:e>
                  <m:d>
                    <m:dPr>
                      <m:ctrlPr>
                        <w:del w:id="1467" w:author="Chen, Yongkai" w:date="2025-03-17T11:25:00Z" w16du:dateUtc="2025-03-17T03:25:00Z">
                          <w:rPr>
                            <w:rFonts w:ascii="XITS Math" w:hAnsi="XITS Math" w:cs="XITS Math"/>
                            <w:b w:val="0"/>
                            <w:bCs/>
                            <w:i/>
                          </w:rPr>
                        </w:del>
                      </m:ctrlPr>
                    </m:dPr>
                    <m:e>
                      <m:sSub>
                        <m:sSubPr>
                          <m:ctrlPr>
                            <w:del w:id="1468" w:author="Chen, Yongkai" w:date="2025-03-17T11:25:00Z" w16du:dateUtc="2025-03-17T03:25:00Z">
                              <w:rPr>
                                <w:rFonts w:ascii="XITS Math" w:hAnsi="XITS Math" w:cs="XITS Math"/>
                                <w:b w:val="0"/>
                                <w:bCs/>
                                <w:i/>
                              </w:rPr>
                            </w:del>
                          </m:ctrlPr>
                        </m:sSubPr>
                        <m:e>
                          <m:r>
                            <w:del w:id="1469" w:author="Chen, Yongkai" w:date="2025-03-17T11:25:00Z" w16du:dateUtc="2025-03-17T03:25:00Z">
                              <w:rPr>
                                <w:rFonts w:ascii="XITS Math" w:hAnsi="XITS Math" w:cs="XITS Math"/>
                              </w:rPr>
                              <m:t>d</m:t>
                            </w:del>
                          </m:r>
                        </m:e>
                        <m:sub>
                          <m:r>
                            <w:del w:id="1470" w:author="Chen, Yongkai" w:date="2025-03-17T11:25:00Z" w16du:dateUtc="2025-03-17T03:25:00Z">
                              <w:rPr>
                                <w:rFonts w:ascii="XITS Math" w:hAnsi="XITS Math" w:cs="XITS Math"/>
                              </w:rPr>
                              <m:t>k</m:t>
                            </w:del>
                          </m:r>
                        </m:sub>
                      </m:sSub>
                      <m:d>
                        <m:dPr>
                          <m:ctrlPr>
                            <w:del w:id="1471" w:author="Chen, Yongkai" w:date="2025-03-17T11:25:00Z" w16du:dateUtc="2025-03-17T03:25:00Z">
                              <w:rPr>
                                <w:rFonts w:ascii="XITS Math" w:hAnsi="XITS Math" w:cs="XITS Math"/>
                                <w:b w:val="0"/>
                                <w:bCs/>
                                <w:i/>
                              </w:rPr>
                            </w:del>
                          </m:ctrlPr>
                        </m:dPr>
                        <m:e>
                          <m:r>
                            <w:del w:id="1472" w:author="Chen, Yongkai" w:date="2025-03-17T11:25:00Z" w16du:dateUtc="2025-03-17T03:25:00Z">
                              <w:rPr>
                                <w:rFonts w:ascii="XITS Math" w:hAnsi="XITS Math" w:cs="XITS Math"/>
                              </w:rPr>
                              <m:t>t-τ</m:t>
                            </w:del>
                          </m:r>
                        </m:e>
                      </m:d>
                    </m:e>
                  </m:d>
                </m:e>
              </m:func>
              <m:sSup>
                <m:sSupPr>
                  <m:ctrlPr>
                    <w:del w:id="1473" w:author="Chen, Yongkai" w:date="2025-03-17T11:25:00Z" w16du:dateUtc="2025-03-17T03:25:00Z">
                      <w:rPr>
                        <w:rFonts w:ascii="XITS Math" w:hAnsi="XITS Math" w:cs="XITS Math"/>
                        <w:b w:val="0"/>
                        <w:bCs/>
                        <w:i/>
                      </w:rPr>
                    </w:del>
                  </m:ctrlPr>
                </m:sSupPr>
                <m:e>
                  <m:r>
                    <w:del w:id="1474" w:author="Chen, Yongkai" w:date="2025-03-17T11:25:00Z" w16du:dateUtc="2025-03-17T03:25:00Z">
                      <w:rPr>
                        <w:rFonts w:ascii="XITS Math" w:hAnsi="XITS Math" w:cs="XITS Math"/>
                      </w:rPr>
                      <m:t>v</m:t>
                    </w:del>
                  </m:r>
                </m:e>
                <m:sup>
                  <m:r>
                    <w:del w:id="1475" w:author="Chen, Yongkai" w:date="2025-03-17T11:25:00Z" w16du:dateUtc="2025-03-17T03:25:00Z">
                      <w:rPr>
                        <w:rFonts w:ascii="XITS Math" w:hAnsi="XITS Math" w:cs="XITS Math"/>
                      </w:rPr>
                      <m:t>in</m:t>
                    </w:del>
                  </m:r>
                </m:sup>
              </m:sSup>
              <m:d>
                <m:dPr>
                  <m:ctrlPr>
                    <w:del w:id="1476" w:author="Chen, Yongkai" w:date="2025-03-17T11:25:00Z" w16du:dateUtc="2025-03-17T03:25:00Z">
                      <w:rPr>
                        <w:rFonts w:ascii="XITS Math" w:hAnsi="XITS Math" w:cs="XITS Math"/>
                        <w:b w:val="0"/>
                        <w:bCs/>
                        <w:i/>
                      </w:rPr>
                    </w:del>
                  </m:ctrlPr>
                </m:dPr>
                <m:e>
                  <m:r>
                    <w:del w:id="1477" w:author="Chen, Yongkai" w:date="2025-03-17T11:25:00Z" w16du:dateUtc="2025-03-17T03:25:00Z">
                      <w:rPr>
                        <w:rFonts w:ascii="XITS Math" w:hAnsi="XITS Math" w:cs="XITS Math"/>
                      </w:rPr>
                      <m:t>τ</m:t>
                    </w:del>
                  </m:r>
                </m:e>
              </m:d>
              <m:r>
                <w:del w:id="1478" w:author="Chen, Yongkai" w:date="2025-03-17T11:25:00Z" w16du:dateUtc="2025-03-17T03:25:00Z">
                  <w:rPr>
                    <w:rFonts w:ascii="XITS Math" w:hAnsi="XITS Math" w:cs="XITS Math"/>
                  </w:rPr>
                  <m:t xml:space="preserve">dτ </m:t>
                </w:del>
              </m:r>
            </m:e>
          </m:nary>
        </m:oMath>
      </m:oMathPara>
    </w:p>
    <w:p w14:paraId="69734C35" w14:textId="77777777" w:rsidR="00C44D00" w:rsidRDefault="00C44D00" w:rsidP="00C44D00">
      <w:pPr>
        <w:pStyle w:val="section"/>
        <w:ind w:firstLineChars="0" w:firstLine="0"/>
        <w:rPr>
          <w:ins w:id="1479" w:author="Chen, Yongkai" w:date="2025-03-17T11:25:00Z" w16du:dateUtc="2025-03-17T03:25:00Z"/>
          <w:rFonts w:ascii="Times New Roman" w:hAnsi="Times New Roman"/>
          <w:b w:val="0"/>
          <w:bCs/>
        </w:rPr>
      </w:pPr>
      <w:r>
        <w:rPr>
          <w:rFonts w:ascii="Times New Roman" w:hAnsi="Times New Roman" w:hint="eastAsia"/>
          <w:b w:val="0"/>
          <w:bCs/>
        </w:rPr>
        <w:t>并对时间求导可得一组微分方程</w:t>
      </w:r>
    </w:p>
    <w:p w14:paraId="70F62D8B" w14:textId="1277A6D2" w:rsidR="00603886" w:rsidRPr="00192A07" w:rsidRDefault="00192A07" w:rsidP="00192A07">
      <w:pPr>
        <w:pStyle w:val="section"/>
        <w:spacing w:line="240" w:lineRule="auto"/>
        <w:ind w:firstLineChars="0" w:firstLine="0"/>
        <w:rPr>
          <w:ins w:id="1480" w:author="Chen, Yongkai" w:date="2025-03-17T11:30:00Z" w16du:dateUtc="2025-03-17T03:30:00Z"/>
          <w:rFonts w:ascii="Times New Roman" w:hAnsi="Times New Roman"/>
          <w:b w:val="0"/>
          <w:bCs/>
          <w:rPrChange w:id="1481" w:author="Chen, Yongkai" w:date="2025-03-17T11:30:00Z" w16du:dateUtc="2025-03-17T03:30:00Z">
            <w:rPr>
              <w:ins w:id="1482" w:author="Chen, Yongkai" w:date="2025-03-17T11:30:00Z" w16du:dateUtc="2025-03-17T03:30:00Z"/>
              <w:rFonts w:ascii="XITS Math" w:hAnsi="XITS Math" w:cs="XITS Math"/>
              <w:b w:val="0"/>
              <w:bCs/>
              <w:i/>
            </w:rPr>
          </w:rPrChange>
        </w:rPr>
      </w:pPr>
      <m:oMathPara>
        <m:oMath>
          <m:f>
            <m:fPr>
              <m:ctrlPr>
                <w:ins w:id="1483" w:author="Chen, Yongkai" w:date="2025-03-17T11:25:00Z" w16du:dateUtc="2025-03-17T03:25:00Z">
                  <w:rPr>
                    <w:rFonts w:ascii="XITS Math" w:hAnsi="XITS Math" w:cs="XITS Math"/>
                    <w:b w:val="0"/>
                    <w:bCs/>
                    <w:i/>
                  </w:rPr>
                </w:ins>
              </m:ctrlPr>
            </m:fPr>
            <m:num>
              <m:sSubSup>
                <m:sSubSupPr>
                  <m:ctrlPr>
                    <w:ins w:id="1484" w:author="Chen, Yongkai" w:date="2025-03-17T11:25:00Z" w16du:dateUtc="2025-03-17T03:25:00Z">
                      <w:rPr>
                        <w:rFonts w:ascii="XITS Math" w:hAnsi="XITS Math" w:cs="XITS Math"/>
                        <w:b w:val="0"/>
                        <w:bCs/>
                        <w:i/>
                      </w:rPr>
                    </w:ins>
                  </m:ctrlPr>
                </m:sSubSupPr>
                <m:e>
                  <m:r>
                    <w:ins w:id="1485" w:author="Chen, Yongkai" w:date="2025-03-17T11:25:00Z" w16du:dateUtc="2025-03-17T03:25:00Z">
                      <w:rPr>
                        <w:rFonts w:ascii="XITS Math" w:hAnsi="XITS Math" w:cs="XITS Math"/>
                      </w:rPr>
                      <m:t>∂</m:t>
                    </w:ins>
                  </m:r>
                  <m:r>
                    <w:ins w:id="1486" w:author="Chen, Yongkai" w:date="2025-03-17T11:25:00Z" w16du:dateUtc="2025-03-17T03:25:00Z">
                      <w:rPr>
                        <w:rFonts w:ascii="XITS Math" w:hAnsi="XITS Math" w:cs="XITS Math"/>
                      </w:rPr>
                      <m:t>ψ</m:t>
                    </w:ins>
                  </m:r>
                </m:e>
                <m:sub>
                  <m:r>
                    <w:ins w:id="1487" w:author="Chen, Yongkai" w:date="2025-03-17T11:25:00Z" w16du:dateUtc="2025-03-17T03:25:00Z">
                      <w:rPr>
                        <w:rFonts w:ascii="XITS Math" w:hAnsi="XITS Math" w:cs="XITS Math"/>
                      </w:rPr>
                      <m:t>k</m:t>
                    </w:ins>
                  </m:r>
                </m:sub>
                <m:sup>
                  <m:d>
                    <m:dPr>
                      <m:ctrlPr>
                        <w:ins w:id="1488" w:author="Chen, Yongkai" w:date="2025-03-17T11:25:00Z" w16du:dateUtc="2025-03-17T03:25:00Z">
                          <w:rPr>
                            <w:rFonts w:ascii="XITS Math" w:hAnsi="XITS Math" w:cs="XITS Math"/>
                            <w:b w:val="0"/>
                            <w:bCs/>
                            <w:i/>
                          </w:rPr>
                        </w:ins>
                      </m:ctrlPr>
                    </m:dPr>
                    <m:e>
                      <m:r>
                        <w:ins w:id="1489" w:author="Chen, Yongkai" w:date="2025-03-17T11:25:00Z" w16du:dateUtc="2025-03-17T03:25:00Z">
                          <w:rPr>
                            <w:rFonts w:ascii="XITS Math" w:hAnsi="XITS Math" w:cs="XITS Math"/>
                          </w:rPr>
                          <m:t>1</m:t>
                        </w:ins>
                      </m:r>
                    </m:e>
                  </m:d>
                </m:sup>
              </m:sSubSup>
              <m:d>
                <m:dPr>
                  <m:ctrlPr>
                    <w:ins w:id="1490" w:author="Chen, Yongkai" w:date="2025-03-17T11:25:00Z" w16du:dateUtc="2025-03-17T03:25:00Z">
                      <w:rPr>
                        <w:rFonts w:ascii="XITS Math" w:hAnsi="XITS Math" w:cs="XITS Math"/>
                        <w:b w:val="0"/>
                        <w:bCs/>
                        <w:i/>
                      </w:rPr>
                    </w:ins>
                  </m:ctrlPr>
                </m:dPr>
                <m:e>
                  <m:r>
                    <w:ins w:id="1491" w:author="Chen, Yongkai" w:date="2025-03-17T11:25:00Z" w16du:dateUtc="2025-03-17T03:25:00Z">
                      <m:rPr>
                        <m:sty m:val="bi"/>
                      </m:rPr>
                      <w:rPr>
                        <w:rFonts w:ascii="XITS Math" w:hAnsi="XITS Math" w:cs="XITS Math"/>
                      </w:rPr>
                      <m:t>x</m:t>
                    </w:ins>
                  </m:r>
                  <m:r>
                    <w:ins w:id="1492" w:author="Chen, Yongkai" w:date="2025-03-17T11:25:00Z" w16du:dateUtc="2025-03-17T03:25:00Z">
                      <w:rPr>
                        <w:rFonts w:ascii="XITS Math" w:hAnsi="XITS Math" w:cs="XITS Math"/>
                      </w:rPr>
                      <m:t>,t</m:t>
                    </w:ins>
                  </m:r>
                </m:e>
              </m:d>
            </m:num>
            <m:den>
              <m:r>
                <w:ins w:id="1493" w:author="Chen, Yongkai" w:date="2025-03-17T11:25:00Z" w16du:dateUtc="2025-03-17T03:25:00Z">
                  <w:rPr>
                    <w:rFonts w:ascii="XITS Math" w:hAnsi="XITS Math" w:cs="XITS Math"/>
                  </w:rPr>
                  <m:t>∂t</m:t>
                </w:ins>
              </m:r>
            </m:den>
          </m:f>
          <m:r>
            <w:ins w:id="1494" w:author="Chen, Yongkai" w:date="2025-03-17T11:25:00Z" w16du:dateUtc="2025-03-17T03:25:00Z">
              <w:rPr>
                <w:rFonts w:ascii="XITS Math" w:hAnsi="XITS Math" w:cs="XITS Math"/>
              </w:rPr>
              <m:t>=</m:t>
            </w:ins>
          </m:r>
          <m:sSub>
            <m:sSubPr>
              <m:ctrlPr>
                <w:ins w:id="1495" w:author="Chen, Yongkai" w:date="2025-03-17T11:25:00Z" w16du:dateUtc="2025-03-17T03:25:00Z">
                  <w:rPr>
                    <w:rFonts w:ascii="XITS Math" w:hAnsi="XITS Math" w:cs="XITS Math"/>
                    <w:b w:val="0"/>
                    <w:bCs/>
                    <w:i/>
                  </w:rPr>
                </w:ins>
              </m:ctrlPr>
            </m:sSubPr>
            <m:e>
              <m:r>
                <w:ins w:id="1496" w:author="Chen, Yongkai" w:date="2025-03-17T11:25:00Z" w16du:dateUtc="2025-03-17T03:25:00Z">
                  <w:rPr>
                    <w:rFonts w:ascii="XITS Math" w:hAnsi="XITS Math" w:cs="XITS Math"/>
                  </w:rPr>
                  <m:t>c</m:t>
                </w:ins>
              </m:r>
            </m:e>
            <m:sub>
              <m:r>
                <w:ins w:id="1497" w:author="Chen, Yongkai" w:date="2025-03-17T11:25:00Z" w16du:dateUtc="2025-03-17T03:25:00Z">
                  <w:rPr>
                    <w:rFonts w:ascii="XITS Math" w:hAnsi="XITS Math" w:cs="XITS Math"/>
                  </w:rPr>
                  <m:t>k</m:t>
                </w:ins>
              </m:r>
            </m:sub>
          </m:sSub>
          <m:sSubSup>
            <m:sSubSupPr>
              <m:ctrlPr>
                <w:ins w:id="1498" w:author="Chen, Yongkai" w:date="2025-03-17T11:26:00Z" w16du:dateUtc="2025-03-17T03:26:00Z">
                  <w:rPr>
                    <w:rFonts w:ascii="XITS Math" w:hAnsi="XITS Math" w:cs="XITS Math"/>
                    <w:b w:val="0"/>
                    <w:bCs/>
                    <w:i/>
                  </w:rPr>
                </w:ins>
              </m:ctrlPr>
            </m:sSubSupPr>
            <m:e>
              <m:r>
                <w:ins w:id="1499" w:author="Chen, Yongkai" w:date="2025-03-17T11:26:00Z" w16du:dateUtc="2025-03-17T03:26:00Z">
                  <w:rPr>
                    <w:rFonts w:ascii="XITS Math" w:hAnsi="XITS Math" w:cs="XITS Math"/>
                  </w:rPr>
                  <m:t>ψ</m:t>
                </w:ins>
              </m:r>
            </m:e>
            <m:sub>
              <m:r>
                <w:ins w:id="1500" w:author="Chen, Yongkai" w:date="2025-03-17T11:26:00Z" w16du:dateUtc="2025-03-17T03:26:00Z">
                  <w:rPr>
                    <w:rFonts w:ascii="XITS Math" w:hAnsi="XITS Math" w:cs="XITS Math"/>
                  </w:rPr>
                  <m:t>k</m:t>
                </w:ins>
              </m:r>
            </m:sub>
            <m:sup>
              <m:d>
                <m:dPr>
                  <m:ctrlPr>
                    <w:ins w:id="1501" w:author="Chen, Yongkai" w:date="2025-03-17T11:26:00Z" w16du:dateUtc="2025-03-17T03:26:00Z">
                      <w:rPr>
                        <w:rFonts w:ascii="XITS Math" w:hAnsi="XITS Math" w:cs="XITS Math"/>
                        <w:b w:val="0"/>
                        <w:bCs/>
                        <w:i/>
                      </w:rPr>
                    </w:ins>
                  </m:ctrlPr>
                </m:dPr>
                <m:e>
                  <m:r>
                    <w:ins w:id="1502" w:author="Chen, Yongkai" w:date="2025-03-17T11:26:00Z" w16du:dateUtc="2025-03-17T03:26:00Z">
                      <w:rPr>
                        <w:rFonts w:ascii="XITS Math" w:hAnsi="XITS Math" w:cs="XITS Math"/>
                      </w:rPr>
                      <m:t>1</m:t>
                    </w:ins>
                  </m:r>
                </m:e>
              </m:d>
            </m:sup>
          </m:sSubSup>
          <m:d>
            <m:dPr>
              <m:ctrlPr>
                <w:ins w:id="1503" w:author="Chen, Yongkai" w:date="2025-03-17T11:26:00Z" w16du:dateUtc="2025-03-17T03:26:00Z">
                  <w:rPr>
                    <w:rFonts w:ascii="XITS Math" w:hAnsi="XITS Math" w:cs="XITS Math"/>
                    <w:b w:val="0"/>
                    <w:bCs/>
                    <w:i/>
                  </w:rPr>
                </w:ins>
              </m:ctrlPr>
            </m:dPr>
            <m:e>
              <m:r>
                <w:ins w:id="1504" w:author="Chen, Yongkai" w:date="2025-03-17T11:26:00Z" w16du:dateUtc="2025-03-17T03:26:00Z">
                  <m:rPr>
                    <m:sty m:val="bi"/>
                  </m:rPr>
                  <w:rPr>
                    <w:rFonts w:ascii="XITS Math" w:hAnsi="XITS Math" w:cs="XITS Math"/>
                  </w:rPr>
                  <m:t>x</m:t>
                </w:ins>
              </m:r>
              <m:r>
                <w:ins w:id="1505" w:author="Chen, Yongkai" w:date="2025-03-17T11:26:00Z" w16du:dateUtc="2025-03-17T03:26:00Z">
                  <w:rPr>
                    <w:rFonts w:ascii="XITS Math" w:hAnsi="XITS Math" w:cs="XITS Math"/>
                  </w:rPr>
                  <m:t>,t</m:t>
                </w:ins>
              </m:r>
            </m:e>
          </m:d>
          <m:r>
            <w:ins w:id="1506" w:author="Chen, Yongkai" w:date="2025-03-17T11:26:00Z" w16du:dateUtc="2025-03-17T03:26:00Z">
              <w:rPr>
                <w:rFonts w:ascii="XITS Math" w:hAnsi="XITS Math" w:cs="XITS Math"/>
              </w:rPr>
              <m:t>-</m:t>
            </w:ins>
          </m:r>
          <m:sSub>
            <m:sSubPr>
              <m:ctrlPr>
                <w:ins w:id="1507" w:author="Chen, Yongkai" w:date="2025-03-17T11:26:00Z" w16du:dateUtc="2025-03-17T03:26:00Z">
                  <w:rPr>
                    <w:rFonts w:ascii="XITS Math" w:hAnsi="XITS Math" w:cs="XITS Math"/>
                    <w:b w:val="0"/>
                    <w:bCs/>
                    <w:i/>
                  </w:rPr>
                </w:ins>
              </m:ctrlPr>
            </m:sSubPr>
            <m:e>
              <m:r>
                <w:ins w:id="1508" w:author="Chen, Yongkai" w:date="2025-03-17T11:26:00Z" w16du:dateUtc="2025-03-17T03:26:00Z">
                  <w:rPr>
                    <w:rFonts w:ascii="XITS Math" w:hAnsi="XITS Math" w:cs="XITS Math"/>
                  </w:rPr>
                  <m:t>d</m:t>
                </w:ins>
              </m:r>
            </m:e>
            <m:sub>
              <m:r>
                <w:ins w:id="1509" w:author="Chen, Yongkai" w:date="2025-03-17T11:26:00Z" w16du:dateUtc="2025-03-17T03:26:00Z">
                  <w:rPr>
                    <w:rFonts w:ascii="XITS Math" w:hAnsi="XITS Math" w:cs="XITS Math"/>
                  </w:rPr>
                  <m:t>k</m:t>
                </w:ins>
              </m:r>
            </m:sub>
          </m:sSub>
          <m:sSubSup>
            <m:sSubSupPr>
              <m:ctrlPr>
                <w:ins w:id="1510" w:author="Chen, Yongkai" w:date="2025-03-17T11:26:00Z" w16du:dateUtc="2025-03-17T03:26:00Z">
                  <w:rPr>
                    <w:rFonts w:ascii="XITS Math" w:hAnsi="XITS Math" w:cs="XITS Math"/>
                    <w:b w:val="0"/>
                    <w:bCs/>
                    <w:i/>
                  </w:rPr>
                </w:ins>
              </m:ctrlPr>
            </m:sSubSupPr>
            <m:e>
              <m:r>
                <w:ins w:id="1511" w:author="Chen, Yongkai" w:date="2025-03-17T11:26:00Z" w16du:dateUtc="2025-03-17T03:26:00Z">
                  <w:rPr>
                    <w:rFonts w:ascii="XITS Math" w:hAnsi="XITS Math" w:cs="XITS Math"/>
                  </w:rPr>
                  <m:t>ψ</m:t>
                </w:ins>
              </m:r>
            </m:e>
            <m:sub>
              <m:r>
                <w:ins w:id="1512" w:author="Chen, Yongkai" w:date="2025-03-17T11:26:00Z" w16du:dateUtc="2025-03-17T03:26:00Z">
                  <w:rPr>
                    <w:rFonts w:ascii="XITS Math" w:hAnsi="XITS Math" w:cs="XITS Math"/>
                  </w:rPr>
                  <m:t>k</m:t>
                </w:ins>
              </m:r>
            </m:sub>
            <m:sup>
              <m:d>
                <m:dPr>
                  <m:ctrlPr>
                    <w:ins w:id="1513" w:author="Chen, Yongkai" w:date="2025-03-17T11:26:00Z" w16du:dateUtc="2025-03-17T03:26:00Z">
                      <w:rPr>
                        <w:rFonts w:ascii="XITS Math" w:hAnsi="XITS Math" w:cs="XITS Math"/>
                        <w:b w:val="0"/>
                        <w:bCs/>
                        <w:i/>
                      </w:rPr>
                    </w:ins>
                  </m:ctrlPr>
                </m:dPr>
                <m:e>
                  <m:r>
                    <w:ins w:id="1514" w:author="Chen, Yongkai" w:date="2025-03-17T11:26:00Z" w16du:dateUtc="2025-03-17T03:26:00Z">
                      <w:rPr>
                        <w:rFonts w:ascii="XITS Math" w:hAnsi="XITS Math" w:cs="XITS Math"/>
                      </w:rPr>
                      <m:t>2</m:t>
                    </w:ins>
                  </m:r>
                </m:e>
              </m:d>
            </m:sup>
          </m:sSubSup>
          <m:d>
            <m:dPr>
              <m:ctrlPr>
                <w:ins w:id="1515" w:author="Chen, Yongkai" w:date="2025-03-17T11:26:00Z" w16du:dateUtc="2025-03-17T03:26:00Z">
                  <w:rPr>
                    <w:rFonts w:ascii="XITS Math" w:hAnsi="XITS Math" w:cs="XITS Math"/>
                    <w:b w:val="0"/>
                    <w:bCs/>
                    <w:i/>
                  </w:rPr>
                </w:ins>
              </m:ctrlPr>
            </m:dPr>
            <m:e>
              <m:r>
                <w:ins w:id="1516" w:author="Chen, Yongkai" w:date="2025-03-17T11:26:00Z" w16du:dateUtc="2025-03-17T03:26:00Z">
                  <m:rPr>
                    <m:sty m:val="bi"/>
                  </m:rPr>
                  <w:rPr>
                    <w:rFonts w:ascii="XITS Math" w:hAnsi="XITS Math" w:cs="XITS Math"/>
                  </w:rPr>
                  <m:t>x</m:t>
                </w:ins>
              </m:r>
              <m:r>
                <w:ins w:id="1517" w:author="Chen, Yongkai" w:date="2025-03-17T11:26:00Z" w16du:dateUtc="2025-03-17T03:26:00Z">
                  <w:rPr>
                    <w:rFonts w:ascii="XITS Math" w:hAnsi="XITS Math" w:cs="XITS Math"/>
                  </w:rPr>
                  <m:t>,t</m:t>
                </w:ins>
              </m:r>
            </m:e>
          </m:d>
          <m:r>
            <w:ins w:id="1518" w:author="Chen, Yongkai" w:date="2025-03-17T11:26:00Z" w16du:dateUtc="2025-03-17T03:26:00Z">
              <w:rPr>
                <w:rFonts w:ascii="XITS Math" w:hAnsi="XITS Math" w:cs="XITS Math"/>
              </w:rPr>
              <m:t>+</m:t>
            </w:ins>
          </m:r>
          <m:sSup>
            <m:sSupPr>
              <m:ctrlPr>
                <w:ins w:id="1519" w:author="Chen, Yongkai" w:date="2025-03-17T11:26:00Z" w16du:dateUtc="2025-03-17T03:26:00Z">
                  <w:rPr>
                    <w:rFonts w:ascii="XITS Math" w:hAnsi="XITS Math" w:cs="XITS Math"/>
                    <w:b w:val="0"/>
                    <w:bCs/>
                    <w:i/>
                  </w:rPr>
                </w:ins>
              </m:ctrlPr>
            </m:sSupPr>
            <m:e>
              <m:r>
                <w:ins w:id="1520" w:author="Chen, Yongkai" w:date="2025-03-17T11:26:00Z" w16du:dateUtc="2025-03-17T03:26:00Z">
                  <w:rPr>
                    <w:rFonts w:ascii="XITS Math" w:hAnsi="XITS Math" w:cs="XITS Math"/>
                  </w:rPr>
                  <m:t>v</m:t>
                </w:ins>
              </m:r>
            </m:e>
            <m:sup>
              <m:r>
                <w:ins w:id="1521" w:author="Chen, Yongkai" w:date="2025-03-17T11:26:00Z" w16du:dateUtc="2025-03-17T03:26:00Z">
                  <w:rPr>
                    <w:rFonts w:ascii="XITS Math" w:hAnsi="XITS Math" w:cs="XITS Math"/>
                  </w:rPr>
                  <m:t>in</m:t>
                </w:ins>
              </m:r>
            </m:sup>
          </m:sSup>
          <m:d>
            <m:dPr>
              <m:ctrlPr>
                <w:ins w:id="1522" w:author="Chen, Yongkai" w:date="2025-03-17T11:26:00Z" w16du:dateUtc="2025-03-17T03:26:00Z">
                  <w:rPr>
                    <w:rFonts w:ascii="XITS Math" w:hAnsi="XITS Math" w:cs="XITS Math"/>
                    <w:b w:val="0"/>
                    <w:bCs/>
                    <w:i/>
                  </w:rPr>
                </w:ins>
              </m:ctrlPr>
            </m:dPr>
            <m:e>
              <m:r>
                <w:ins w:id="1523" w:author="Chen, Yongkai" w:date="2025-03-17T11:26:00Z" w16du:dateUtc="2025-03-17T03:26:00Z">
                  <m:rPr>
                    <m:sty m:val="bi"/>
                  </m:rPr>
                  <w:rPr>
                    <w:rFonts w:ascii="XITS Math" w:hAnsi="XITS Math" w:cs="XITS Math"/>
                  </w:rPr>
                  <m:t>x</m:t>
                </w:ins>
              </m:r>
              <m:r>
                <w:ins w:id="1524" w:author="Chen, Yongkai" w:date="2025-03-17T11:26:00Z" w16du:dateUtc="2025-03-17T03:26:00Z">
                  <w:rPr>
                    <w:rFonts w:ascii="XITS Math" w:hAnsi="XITS Math" w:cs="XITS Math"/>
                  </w:rPr>
                  <m:t>,t</m:t>
                </w:ins>
              </m:r>
            </m:e>
          </m:d>
        </m:oMath>
      </m:oMathPara>
    </w:p>
    <w:p w14:paraId="16A00CAB" w14:textId="113B9BED" w:rsidR="00192A07" w:rsidRDefault="00192A07" w:rsidP="00192A07">
      <w:pPr>
        <w:pStyle w:val="section"/>
        <w:spacing w:line="240" w:lineRule="auto"/>
        <w:ind w:firstLineChars="0" w:firstLine="0"/>
        <w:rPr>
          <w:ins w:id="1525" w:author="Chen, Yongkai" w:date="2025-03-17T11:30:00Z" w16du:dateUtc="2025-03-17T03:30:00Z"/>
          <w:rFonts w:ascii="Times New Roman" w:hAnsi="Times New Roman"/>
          <w:b w:val="0"/>
          <w:bCs/>
        </w:rPr>
      </w:pPr>
      <m:oMathPara>
        <m:oMath>
          <m:f>
            <m:fPr>
              <m:ctrlPr>
                <w:ins w:id="1526" w:author="Chen, Yongkai" w:date="2025-03-17T11:30:00Z" w16du:dateUtc="2025-03-17T03:30:00Z">
                  <w:rPr>
                    <w:rFonts w:ascii="XITS Math" w:hAnsi="XITS Math" w:cs="XITS Math"/>
                    <w:b w:val="0"/>
                    <w:bCs/>
                    <w:i/>
                  </w:rPr>
                </w:ins>
              </m:ctrlPr>
            </m:fPr>
            <m:num>
              <m:sSubSup>
                <m:sSubSupPr>
                  <m:ctrlPr>
                    <w:ins w:id="1527" w:author="Chen, Yongkai" w:date="2025-03-17T11:30:00Z" w16du:dateUtc="2025-03-17T03:30:00Z">
                      <w:rPr>
                        <w:rFonts w:ascii="XITS Math" w:hAnsi="XITS Math" w:cs="XITS Math"/>
                        <w:b w:val="0"/>
                        <w:bCs/>
                        <w:i/>
                      </w:rPr>
                    </w:ins>
                  </m:ctrlPr>
                </m:sSubSupPr>
                <m:e>
                  <m:r>
                    <w:ins w:id="1528" w:author="Chen, Yongkai" w:date="2025-03-17T11:30:00Z" w16du:dateUtc="2025-03-17T03:30:00Z">
                      <w:rPr>
                        <w:rFonts w:ascii="XITS Math" w:hAnsi="XITS Math" w:cs="XITS Math"/>
                      </w:rPr>
                      <m:t>∂ψ</m:t>
                    </w:ins>
                  </m:r>
                </m:e>
                <m:sub>
                  <m:r>
                    <w:ins w:id="1529" w:author="Chen, Yongkai" w:date="2025-03-17T11:30:00Z" w16du:dateUtc="2025-03-17T03:30:00Z">
                      <w:rPr>
                        <w:rFonts w:ascii="XITS Math" w:hAnsi="XITS Math" w:cs="XITS Math"/>
                      </w:rPr>
                      <m:t>k</m:t>
                    </w:ins>
                  </m:r>
                </m:sub>
                <m:sup>
                  <m:d>
                    <m:dPr>
                      <m:ctrlPr>
                        <w:ins w:id="1530" w:author="Chen, Yongkai" w:date="2025-03-17T11:30:00Z" w16du:dateUtc="2025-03-17T03:30:00Z">
                          <w:rPr>
                            <w:rFonts w:ascii="XITS Math" w:hAnsi="XITS Math" w:cs="XITS Math"/>
                            <w:b w:val="0"/>
                            <w:bCs/>
                            <w:i/>
                          </w:rPr>
                        </w:ins>
                      </m:ctrlPr>
                    </m:dPr>
                    <m:e>
                      <m:r>
                        <w:ins w:id="1531" w:author="Chen, Yongkai" w:date="2025-03-17T11:30:00Z" w16du:dateUtc="2025-03-17T03:30:00Z">
                          <w:rPr>
                            <w:rFonts w:ascii="XITS Math" w:hAnsi="XITS Math" w:cs="XITS Math"/>
                          </w:rPr>
                          <m:t>2</m:t>
                        </w:ins>
                      </m:r>
                    </m:e>
                  </m:d>
                </m:sup>
              </m:sSubSup>
              <m:d>
                <m:dPr>
                  <m:ctrlPr>
                    <w:ins w:id="1532" w:author="Chen, Yongkai" w:date="2025-03-17T11:30:00Z" w16du:dateUtc="2025-03-17T03:30:00Z">
                      <w:rPr>
                        <w:rFonts w:ascii="XITS Math" w:hAnsi="XITS Math" w:cs="XITS Math"/>
                        <w:b w:val="0"/>
                        <w:bCs/>
                        <w:i/>
                      </w:rPr>
                    </w:ins>
                  </m:ctrlPr>
                </m:dPr>
                <m:e>
                  <m:r>
                    <w:ins w:id="1533" w:author="Chen, Yongkai" w:date="2025-03-17T11:30:00Z" w16du:dateUtc="2025-03-17T03:30:00Z">
                      <m:rPr>
                        <m:sty m:val="bi"/>
                      </m:rPr>
                      <w:rPr>
                        <w:rFonts w:ascii="XITS Math" w:hAnsi="XITS Math" w:cs="XITS Math"/>
                      </w:rPr>
                      <m:t>x</m:t>
                    </w:ins>
                  </m:r>
                  <m:r>
                    <w:ins w:id="1534" w:author="Chen, Yongkai" w:date="2025-03-17T11:30:00Z" w16du:dateUtc="2025-03-17T03:30:00Z">
                      <w:rPr>
                        <w:rFonts w:ascii="XITS Math" w:hAnsi="XITS Math" w:cs="XITS Math"/>
                      </w:rPr>
                      <m:t>,t</m:t>
                    </w:ins>
                  </m:r>
                </m:e>
              </m:d>
            </m:num>
            <m:den>
              <m:r>
                <w:ins w:id="1535" w:author="Chen, Yongkai" w:date="2025-03-17T11:30:00Z" w16du:dateUtc="2025-03-17T03:30:00Z">
                  <w:rPr>
                    <w:rFonts w:ascii="XITS Math" w:hAnsi="XITS Math" w:cs="XITS Math"/>
                  </w:rPr>
                  <m:t>∂t</m:t>
                </w:ins>
              </m:r>
            </m:den>
          </m:f>
          <m:r>
            <w:ins w:id="1536" w:author="Chen, Yongkai" w:date="2025-03-17T11:30:00Z" w16du:dateUtc="2025-03-17T03:30:00Z">
              <w:rPr>
                <w:rFonts w:ascii="XITS Math" w:hAnsi="XITS Math" w:cs="XITS Math"/>
              </w:rPr>
              <m:t>=</m:t>
            </w:ins>
          </m:r>
          <m:sSub>
            <m:sSubPr>
              <m:ctrlPr>
                <w:ins w:id="1537" w:author="Chen, Yongkai" w:date="2025-03-17T11:30:00Z" w16du:dateUtc="2025-03-17T03:30:00Z">
                  <w:rPr>
                    <w:rFonts w:ascii="XITS Math" w:hAnsi="XITS Math" w:cs="XITS Math"/>
                    <w:b w:val="0"/>
                    <w:bCs/>
                    <w:i/>
                  </w:rPr>
                </w:ins>
              </m:ctrlPr>
            </m:sSubPr>
            <m:e>
              <m:r>
                <w:ins w:id="1538" w:author="Chen, Yongkai" w:date="2025-03-17T11:30:00Z" w16du:dateUtc="2025-03-17T03:30:00Z">
                  <w:rPr>
                    <w:rFonts w:ascii="XITS Math" w:hAnsi="XITS Math" w:cs="XITS Math"/>
                  </w:rPr>
                  <m:t>c</m:t>
                </w:ins>
              </m:r>
            </m:e>
            <m:sub>
              <m:r>
                <w:ins w:id="1539" w:author="Chen, Yongkai" w:date="2025-03-17T11:30:00Z" w16du:dateUtc="2025-03-17T03:30:00Z">
                  <w:rPr>
                    <w:rFonts w:ascii="XITS Math" w:hAnsi="XITS Math" w:cs="XITS Math"/>
                  </w:rPr>
                  <m:t>k</m:t>
                </w:ins>
              </m:r>
            </m:sub>
          </m:sSub>
          <m:sSubSup>
            <m:sSubSupPr>
              <m:ctrlPr>
                <w:ins w:id="1540" w:author="Chen, Yongkai" w:date="2025-03-17T11:30:00Z" w16du:dateUtc="2025-03-17T03:30:00Z">
                  <w:rPr>
                    <w:rFonts w:ascii="XITS Math" w:hAnsi="XITS Math" w:cs="XITS Math"/>
                    <w:b w:val="0"/>
                    <w:bCs/>
                    <w:i/>
                  </w:rPr>
                </w:ins>
              </m:ctrlPr>
            </m:sSubSupPr>
            <m:e>
              <m:r>
                <w:ins w:id="1541" w:author="Chen, Yongkai" w:date="2025-03-17T11:30:00Z" w16du:dateUtc="2025-03-17T03:30:00Z">
                  <w:rPr>
                    <w:rFonts w:ascii="XITS Math" w:hAnsi="XITS Math" w:cs="XITS Math"/>
                  </w:rPr>
                  <m:t>ψ</m:t>
                </w:ins>
              </m:r>
            </m:e>
            <m:sub>
              <m:r>
                <w:ins w:id="1542" w:author="Chen, Yongkai" w:date="2025-03-17T11:30:00Z" w16du:dateUtc="2025-03-17T03:30:00Z">
                  <w:rPr>
                    <w:rFonts w:ascii="XITS Math" w:hAnsi="XITS Math" w:cs="XITS Math"/>
                  </w:rPr>
                  <m:t>k</m:t>
                </w:ins>
              </m:r>
            </m:sub>
            <m:sup>
              <m:d>
                <m:dPr>
                  <m:ctrlPr>
                    <w:ins w:id="1543" w:author="Chen, Yongkai" w:date="2025-03-17T11:30:00Z" w16du:dateUtc="2025-03-17T03:30:00Z">
                      <w:rPr>
                        <w:rFonts w:ascii="XITS Math" w:hAnsi="XITS Math" w:cs="XITS Math"/>
                        <w:b w:val="0"/>
                        <w:bCs/>
                        <w:i/>
                      </w:rPr>
                    </w:ins>
                  </m:ctrlPr>
                </m:dPr>
                <m:e>
                  <m:r>
                    <w:ins w:id="1544" w:author="Chen, Yongkai" w:date="2025-03-17T11:30:00Z" w16du:dateUtc="2025-03-17T03:30:00Z">
                      <w:rPr>
                        <w:rFonts w:ascii="XITS Math" w:hAnsi="XITS Math" w:cs="XITS Math"/>
                      </w:rPr>
                      <m:t>2</m:t>
                    </w:ins>
                  </m:r>
                </m:e>
              </m:d>
            </m:sup>
          </m:sSubSup>
          <m:d>
            <m:dPr>
              <m:ctrlPr>
                <w:ins w:id="1545" w:author="Chen, Yongkai" w:date="2025-03-17T11:30:00Z" w16du:dateUtc="2025-03-17T03:30:00Z">
                  <w:rPr>
                    <w:rFonts w:ascii="XITS Math" w:hAnsi="XITS Math" w:cs="XITS Math"/>
                    <w:b w:val="0"/>
                    <w:bCs/>
                    <w:i/>
                  </w:rPr>
                </w:ins>
              </m:ctrlPr>
            </m:dPr>
            <m:e>
              <m:r>
                <w:ins w:id="1546" w:author="Chen, Yongkai" w:date="2025-03-17T11:30:00Z" w16du:dateUtc="2025-03-17T03:30:00Z">
                  <m:rPr>
                    <m:sty m:val="bi"/>
                  </m:rPr>
                  <w:rPr>
                    <w:rFonts w:ascii="XITS Math" w:hAnsi="XITS Math" w:cs="XITS Math"/>
                  </w:rPr>
                  <m:t>x</m:t>
                </w:ins>
              </m:r>
              <m:r>
                <w:ins w:id="1547" w:author="Chen, Yongkai" w:date="2025-03-17T11:30:00Z" w16du:dateUtc="2025-03-17T03:30:00Z">
                  <w:rPr>
                    <w:rFonts w:ascii="XITS Math" w:hAnsi="XITS Math" w:cs="XITS Math"/>
                  </w:rPr>
                  <m:t>,t</m:t>
                </w:ins>
              </m:r>
            </m:e>
          </m:d>
          <m:r>
            <w:ins w:id="1548" w:author="Chen, Yongkai" w:date="2025-03-17T11:30:00Z" w16du:dateUtc="2025-03-17T03:30:00Z">
              <w:rPr>
                <w:rFonts w:ascii="XITS Math" w:hAnsi="XITS Math" w:cs="XITS Math"/>
              </w:rPr>
              <m:t>+</m:t>
            </w:ins>
          </m:r>
          <m:sSub>
            <m:sSubPr>
              <m:ctrlPr>
                <w:ins w:id="1549" w:author="Chen, Yongkai" w:date="2025-03-17T11:30:00Z" w16du:dateUtc="2025-03-17T03:30:00Z">
                  <w:rPr>
                    <w:rFonts w:ascii="XITS Math" w:hAnsi="XITS Math" w:cs="XITS Math"/>
                    <w:b w:val="0"/>
                    <w:bCs/>
                    <w:i/>
                  </w:rPr>
                </w:ins>
              </m:ctrlPr>
            </m:sSubPr>
            <m:e>
              <m:r>
                <w:ins w:id="1550" w:author="Chen, Yongkai" w:date="2025-03-17T11:30:00Z" w16du:dateUtc="2025-03-17T03:30:00Z">
                  <w:rPr>
                    <w:rFonts w:ascii="XITS Math" w:hAnsi="XITS Math" w:cs="XITS Math"/>
                  </w:rPr>
                  <m:t>d</m:t>
                </w:ins>
              </m:r>
            </m:e>
            <m:sub>
              <m:r>
                <w:ins w:id="1551" w:author="Chen, Yongkai" w:date="2025-03-17T11:30:00Z" w16du:dateUtc="2025-03-17T03:30:00Z">
                  <w:rPr>
                    <w:rFonts w:ascii="XITS Math" w:hAnsi="XITS Math" w:cs="XITS Math"/>
                  </w:rPr>
                  <m:t>k</m:t>
                </w:ins>
              </m:r>
            </m:sub>
          </m:sSub>
          <m:sSubSup>
            <m:sSubSupPr>
              <m:ctrlPr>
                <w:ins w:id="1552" w:author="Chen, Yongkai" w:date="2025-03-17T11:30:00Z" w16du:dateUtc="2025-03-17T03:30:00Z">
                  <w:rPr>
                    <w:rFonts w:ascii="XITS Math" w:hAnsi="XITS Math" w:cs="XITS Math"/>
                    <w:b w:val="0"/>
                    <w:bCs/>
                    <w:i/>
                  </w:rPr>
                </w:ins>
              </m:ctrlPr>
            </m:sSubSupPr>
            <m:e>
              <m:r>
                <w:ins w:id="1553" w:author="Chen, Yongkai" w:date="2025-03-17T11:30:00Z" w16du:dateUtc="2025-03-17T03:30:00Z">
                  <w:rPr>
                    <w:rFonts w:ascii="XITS Math" w:hAnsi="XITS Math" w:cs="XITS Math"/>
                  </w:rPr>
                  <m:t>ψ</m:t>
                </w:ins>
              </m:r>
            </m:e>
            <m:sub>
              <m:r>
                <w:ins w:id="1554" w:author="Chen, Yongkai" w:date="2025-03-17T11:30:00Z" w16du:dateUtc="2025-03-17T03:30:00Z">
                  <w:rPr>
                    <w:rFonts w:ascii="XITS Math" w:hAnsi="XITS Math" w:cs="XITS Math"/>
                  </w:rPr>
                  <m:t>k</m:t>
                </w:ins>
              </m:r>
            </m:sub>
            <m:sup>
              <m:d>
                <m:dPr>
                  <m:ctrlPr>
                    <w:ins w:id="1555" w:author="Chen, Yongkai" w:date="2025-03-17T11:30:00Z" w16du:dateUtc="2025-03-17T03:30:00Z">
                      <w:rPr>
                        <w:rFonts w:ascii="XITS Math" w:hAnsi="XITS Math" w:cs="XITS Math"/>
                        <w:b w:val="0"/>
                        <w:bCs/>
                        <w:i/>
                      </w:rPr>
                    </w:ins>
                  </m:ctrlPr>
                </m:dPr>
                <m:e>
                  <m:r>
                    <w:ins w:id="1556" w:author="Chen, Yongkai" w:date="2025-03-17T11:30:00Z" w16du:dateUtc="2025-03-17T03:30:00Z">
                      <w:rPr>
                        <w:rFonts w:ascii="XITS Math" w:hAnsi="XITS Math" w:cs="XITS Math"/>
                      </w:rPr>
                      <m:t>1</m:t>
                    </w:ins>
                  </m:r>
                </m:e>
              </m:d>
            </m:sup>
          </m:sSubSup>
          <m:d>
            <m:dPr>
              <m:ctrlPr>
                <w:ins w:id="1557" w:author="Chen, Yongkai" w:date="2025-03-17T11:30:00Z" w16du:dateUtc="2025-03-17T03:30:00Z">
                  <w:rPr>
                    <w:rFonts w:ascii="XITS Math" w:hAnsi="XITS Math" w:cs="XITS Math"/>
                    <w:b w:val="0"/>
                    <w:bCs/>
                    <w:i/>
                  </w:rPr>
                </w:ins>
              </m:ctrlPr>
            </m:dPr>
            <m:e>
              <m:r>
                <w:ins w:id="1558" w:author="Chen, Yongkai" w:date="2025-03-17T11:30:00Z" w16du:dateUtc="2025-03-17T03:30:00Z">
                  <m:rPr>
                    <m:sty m:val="bi"/>
                  </m:rPr>
                  <w:rPr>
                    <w:rFonts w:ascii="XITS Math" w:hAnsi="XITS Math" w:cs="XITS Math"/>
                  </w:rPr>
                  <m:t>x</m:t>
                </w:ins>
              </m:r>
              <m:r>
                <w:ins w:id="1559" w:author="Chen, Yongkai" w:date="2025-03-17T11:30:00Z" w16du:dateUtc="2025-03-17T03:30:00Z">
                  <w:rPr>
                    <w:rFonts w:ascii="XITS Math" w:hAnsi="XITS Math" w:cs="XITS Math"/>
                  </w:rPr>
                  <m:t>,t</m:t>
                </w:ins>
              </m:r>
            </m:e>
          </m:d>
        </m:oMath>
      </m:oMathPara>
    </w:p>
    <w:p w14:paraId="0021158E" w14:textId="38B5FA93" w:rsidR="00603886" w:rsidDel="00814A53" w:rsidRDefault="00603886" w:rsidP="00C44D00">
      <w:pPr>
        <w:pStyle w:val="section"/>
        <w:ind w:firstLineChars="0" w:firstLine="0"/>
        <w:rPr>
          <w:del w:id="1560" w:author="Chen, Yongkai" w:date="2025-03-17T11:30:00Z" w16du:dateUtc="2025-03-17T03:30:00Z"/>
          <w:rFonts w:ascii="Times New Roman" w:hAnsi="Times New Roman" w:hint="eastAsia"/>
          <w:b w:val="0"/>
          <w:bCs/>
        </w:rPr>
      </w:pPr>
    </w:p>
    <w:p w14:paraId="073F8F68" w14:textId="7D0EE5A7" w:rsidR="00C44D00" w:rsidRPr="00A32CCA" w:rsidDel="00814A53" w:rsidRDefault="00000000">
      <w:pPr>
        <w:pStyle w:val="section"/>
        <w:spacing w:line="276" w:lineRule="auto"/>
        <w:ind w:firstLineChars="0" w:firstLine="420"/>
        <w:rPr>
          <w:del w:id="1561" w:author="Chen, Yongkai" w:date="2025-03-17T11:30:00Z" w16du:dateUtc="2025-03-17T03:30:00Z"/>
          <w:rFonts w:ascii="Times New Roman" w:hAnsi="Times New Roman"/>
          <w:b w:val="0"/>
          <w:bCs/>
          <w:i/>
        </w:rPr>
        <w:pPrChange w:id="1562" w:author="Yongkai Chen" w:date="2025-03-16T16:25:00Z" w16du:dateUtc="2025-03-16T08:25:00Z">
          <w:pPr>
            <w:pStyle w:val="section"/>
            <w:spacing w:line="240" w:lineRule="auto"/>
            <w:ind w:firstLineChars="0"/>
          </w:pPr>
        </w:pPrChange>
      </w:pPr>
      <m:oMathPara>
        <m:oMath>
          <m:f>
            <m:fPr>
              <m:ctrlPr>
                <w:del w:id="1563" w:author="Chen, Yongkai" w:date="2025-03-17T11:30:00Z" w16du:dateUtc="2025-03-17T03:30:00Z">
                  <w:rPr>
                    <w:rFonts w:ascii="XITS Math" w:hAnsi="XITS Math" w:cs="XITS Math"/>
                    <w:b w:val="0"/>
                    <w:bCs/>
                    <w:i/>
                  </w:rPr>
                </w:del>
              </m:ctrlPr>
            </m:fPr>
            <m:num>
              <m:sSubSup>
                <m:sSubSupPr>
                  <m:ctrlPr>
                    <w:del w:id="1564" w:author="Chen, Yongkai" w:date="2025-03-17T11:30:00Z" w16du:dateUtc="2025-03-17T03:30:00Z">
                      <w:rPr>
                        <w:rFonts w:ascii="XITS Math" w:hAnsi="XITS Math" w:cs="XITS Math"/>
                        <w:b w:val="0"/>
                        <w:bCs/>
                        <w:i/>
                      </w:rPr>
                    </w:del>
                  </m:ctrlPr>
                </m:sSubSupPr>
                <m:e>
                  <m:r>
                    <w:del w:id="1565" w:author="Chen, Yongkai" w:date="2025-03-17T11:30:00Z" w16du:dateUtc="2025-03-17T03:30:00Z">
                      <w:rPr>
                        <w:rFonts w:ascii="XITS Math" w:hAnsi="XITS Math" w:cs="XITS Math"/>
                      </w:rPr>
                      <m:t>∂ψ</m:t>
                    </w:del>
                  </m:r>
                </m:e>
                <m:sub>
                  <m:r>
                    <w:del w:id="1566" w:author="Chen, Yongkai" w:date="2025-03-17T11:30:00Z" w16du:dateUtc="2025-03-17T03:30:00Z">
                      <w:rPr>
                        <w:rFonts w:ascii="XITS Math" w:hAnsi="XITS Math" w:cs="XITS Math"/>
                      </w:rPr>
                      <m:t>k</m:t>
                    </w:del>
                  </m:r>
                </m:sub>
                <m:sup>
                  <m:d>
                    <m:dPr>
                      <m:ctrlPr>
                        <w:del w:id="1567" w:author="Chen, Yongkai" w:date="2025-03-17T11:30:00Z" w16du:dateUtc="2025-03-17T03:30:00Z">
                          <w:rPr>
                            <w:rFonts w:ascii="XITS Math" w:hAnsi="XITS Math" w:cs="XITS Math"/>
                            <w:b w:val="0"/>
                            <w:bCs/>
                            <w:i/>
                          </w:rPr>
                        </w:del>
                      </m:ctrlPr>
                    </m:dPr>
                    <m:e>
                      <m:r>
                        <w:del w:id="1568" w:author="Chen, Yongkai" w:date="2025-03-17T11:30:00Z" w16du:dateUtc="2025-03-17T03:30:00Z">
                          <w:rPr>
                            <w:rFonts w:ascii="XITS Math" w:hAnsi="XITS Math" w:cs="XITS Math"/>
                          </w:rPr>
                          <m:t>1</m:t>
                        </w:del>
                      </m:r>
                    </m:e>
                  </m:d>
                </m:sup>
              </m:sSubSup>
              <m:d>
                <m:dPr>
                  <m:ctrlPr>
                    <w:del w:id="1569" w:author="Chen, Yongkai" w:date="2025-03-17T11:30:00Z" w16du:dateUtc="2025-03-17T03:30:00Z">
                      <w:rPr>
                        <w:rFonts w:ascii="XITS Math" w:hAnsi="XITS Math" w:cs="XITS Math"/>
                        <w:b w:val="0"/>
                        <w:bCs/>
                        <w:i/>
                      </w:rPr>
                    </w:del>
                  </m:ctrlPr>
                </m:dPr>
                <m:e>
                  <m:r>
                    <w:del w:id="1570" w:author="Chen, Yongkai" w:date="2025-03-17T10:19:00Z" w16du:dateUtc="2025-03-17T02:19:00Z">
                      <w:rPr>
                        <w:rFonts w:ascii="XITS Math" w:hAnsi="XITS Math" w:cs="XITS Math"/>
                      </w:rPr>
                      <m:t>x</m:t>
                    </w:del>
                  </m:r>
                  <m:r>
                    <w:del w:id="1571" w:author="Chen, Yongkai" w:date="2025-03-17T11:30:00Z" w16du:dateUtc="2025-03-17T03:30:00Z">
                      <w:rPr>
                        <w:rFonts w:ascii="XITS Math" w:hAnsi="XITS Math" w:cs="XITS Math"/>
                      </w:rPr>
                      <m:t>,t</m:t>
                    </w:del>
                  </m:r>
                </m:e>
              </m:d>
            </m:num>
            <m:den>
              <m:r>
                <w:del w:id="1572" w:author="Chen, Yongkai" w:date="2025-03-17T11:30:00Z" w16du:dateUtc="2025-03-17T03:30:00Z">
                  <w:rPr>
                    <w:rFonts w:ascii="XITS Math" w:hAnsi="XITS Math" w:cs="XITS Math"/>
                  </w:rPr>
                  <m:t>∂t</m:t>
                </w:del>
              </m:r>
            </m:den>
          </m:f>
          <m:r>
            <w:del w:id="1573" w:author="Chen, Yongkai" w:date="2025-03-17T11:30:00Z" w16du:dateUtc="2025-03-17T03:30:00Z">
              <w:rPr>
                <w:rFonts w:ascii="XITS Math" w:hAnsi="XITS Math" w:cs="XITS Math"/>
              </w:rPr>
              <m:t>=</m:t>
            </w:del>
          </m:r>
          <m:sSub>
            <m:sSubPr>
              <m:ctrlPr>
                <w:del w:id="1574" w:author="Chen, Yongkai" w:date="2025-03-17T11:30:00Z" w16du:dateUtc="2025-03-17T03:30:00Z">
                  <w:rPr>
                    <w:rFonts w:ascii="XITS Math" w:hAnsi="XITS Math" w:cs="XITS Math"/>
                    <w:b w:val="0"/>
                    <w:bCs/>
                    <w:i/>
                  </w:rPr>
                </w:del>
              </m:ctrlPr>
            </m:sSubPr>
            <m:e>
              <m:r>
                <w:del w:id="1575" w:author="Chen, Yongkai" w:date="2025-03-17T11:30:00Z" w16du:dateUtc="2025-03-17T03:30:00Z">
                  <w:rPr>
                    <w:rFonts w:ascii="XITS Math" w:hAnsi="XITS Math" w:cs="XITS Math"/>
                  </w:rPr>
                  <m:t>c</m:t>
                </w:del>
              </m:r>
            </m:e>
            <m:sub>
              <m:r>
                <w:del w:id="1576" w:author="Chen, Yongkai" w:date="2025-03-17T11:30:00Z" w16du:dateUtc="2025-03-17T03:30:00Z">
                  <w:rPr>
                    <w:rFonts w:ascii="XITS Math" w:hAnsi="XITS Math" w:cs="XITS Math"/>
                  </w:rPr>
                  <m:t>k</m:t>
                </w:del>
              </m:r>
            </m:sub>
          </m:sSub>
          <m:sSubSup>
            <m:sSubSupPr>
              <m:ctrlPr>
                <w:del w:id="1577" w:author="Chen, Yongkai" w:date="2025-03-17T11:30:00Z" w16du:dateUtc="2025-03-17T03:30:00Z">
                  <w:rPr>
                    <w:rFonts w:ascii="XITS Math" w:hAnsi="XITS Math" w:cs="XITS Math"/>
                    <w:b w:val="0"/>
                    <w:bCs/>
                    <w:i/>
                  </w:rPr>
                </w:del>
              </m:ctrlPr>
            </m:sSubSupPr>
            <m:e>
              <m:r>
                <w:del w:id="1578" w:author="Chen, Yongkai" w:date="2025-03-17T11:30:00Z" w16du:dateUtc="2025-03-17T03:30:00Z">
                  <w:rPr>
                    <w:rFonts w:ascii="XITS Math" w:hAnsi="XITS Math" w:cs="XITS Math"/>
                  </w:rPr>
                  <m:t>ψ</m:t>
                </w:del>
              </m:r>
            </m:e>
            <m:sub>
              <m:r>
                <w:del w:id="1579" w:author="Chen, Yongkai" w:date="2025-03-17T11:30:00Z" w16du:dateUtc="2025-03-17T03:30:00Z">
                  <w:rPr>
                    <w:rFonts w:ascii="XITS Math" w:hAnsi="XITS Math" w:cs="XITS Math"/>
                  </w:rPr>
                  <m:t>k</m:t>
                </w:del>
              </m:r>
            </m:sub>
            <m:sup>
              <m:d>
                <m:dPr>
                  <m:ctrlPr>
                    <w:del w:id="1580" w:author="Chen, Yongkai" w:date="2025-03-17T11:30:00Z" w16du:dateUtc="2025-03-17T03:30:00Z">
                      <w:rPr>
                        <w:rFonts w:ascii="XITS Math" w:hAnsi="XITS Math" w:cs="XITS Math"/>
                        <w:b w:val="0"/>
                        <w:bCs/>
                        <w:i/>
                      </w:rPr>
                    </w:del>
                  </m:ctrlPr>
                </m:dPr>
                <m:e>
                  <m:r>
                    <w:del w:id="1581" w:author="Chen, Yongkai" w:date="2025-03-17T11:30:00Z" w16du:dateUtc="2025-03-17T03:30:00Z">
                      <w:rPr>
                        <w:rFonts w:ascii="XITS Math" w:hAnsi="XITS Math" w:cs="XITS Math"/>
                      </w:rPr>
                      <m:t>1</m:t>
                    </w:del>
                  </m:r>
                </m:e>
              </m:d>
            </m:sup>
          </m:sSubSup>
          <m:d>
            <m:dPr>
              <m:ctrlPr>
                <w:del w:id="1582" w:author="Chen, Yongkai" w:date="2025-03-17T11:30:00Z" w16du:dateUtc="2025-03-17T03:30:00Z">
                  <w:rPr>
                    <w:rFonts w:ascii="XITS Math" w:hAnsi="XITS Math" w:cs="XITS Math"/>
                    <w:b w:val="0"/>
                    <w:bCs/>
                    <w:i/>
                  </w:rPr>
                </w:del>
              </m:ctrlPr>
            </m:dPr>
            <m:e>
              <m:r>
                <w:del w:id="1583" w:author="Chen, Yongkai" w:date="2025-03-17T10:19:00Z" w16du:dateUtc="2025-03-17T02:19:00Z">
                  <w:rPr>
                    <w:rFonts w:ascii="XITS Math" w:hAnsi="XITS Math" w:cs="XITS Math"/>
                  </w:rPr>
                  <m:t>x</m:t>
                </w:del>
              </m:r>
              <m:r>
                <w:del w:id="1584" w:author="Chen, Yongkai" w:date="2025-03-17T11:30:00Z" w16du:dateUtc="2025-03-17T03:30:00Z">
                  <w:rPr>
                    <w:rFonts w:ascii="XITS Math" w:hAnsi="XITS Math" w:cs="XITS Math"/>
                  </w:rPr>
                  <m:t>,t</m:t>
                </w:del>
              </m:r>
            </m:e>
          </m:d>
          <m:r>
            <w:del w:id="1585" w:author="Chen, Yongkai" w:date="2025-03-17T11:30:00Z" w16du:dateUtc="2025-03-17T03:30:00Z">
              <w:rPr>
                <w:rFonts w:ascii="XITS Math" w:hAnsi="XITS Math" w:cs="XITS Math"/>
              </w:rPr>
              <m:t>-</m:t>
            </w:del>
          </m:r>
          <m:sSub>
            <m:sSubPr>
              <m:ctrlPr>
                <w:del w:id="1586" w:author="Chen, Yongkai" w:date="2025-03-17T11:30:00Z" w16du:dateUtc="2025-03-17T03:30:00Z">
                  <w:rPr>
                    <w:rFonts w:ascii="XITS Math" w:hAnsi="XITS Math" w:cs="XITS Math"/>
                    <w:b w:val="0"/>
                    <w:bCs/>
                    <w:i/>
                  </w:rPr>
                </w:del>
              </m:ctrlPr>
            </m:sSubPr>
            <m:e>
              <m:r>
                <w:del w:id="1587" w:author="Chen, Yongkai" w:date="2025-03-17T11:30:00Z" w16du:dateUtc="2025-03-17T03:30:00Z">
                  <w:rPr>
                    <w:rFonts w:ascii="XITS Math" w:hAnsi="XITS Math" w:cs="XITS Math"/>
                  </w:rPr>
                  <m:t>d</m:t>
                </w:del>
              </m:r>
            </m:e>
            <m:sub>
              <m:r>
                <w:del w:id="1588" w:author="Chen, Yongkai" w:date="2025-03-17T11:30:00Z" w16du:dateUtc="2025-03-17T03:30:00Z">
                  <w:rPr>
                    <w:rFonts w:ascii="XITS Math" w:hAnsi="XITS Math" w:cs="XITS Math"/>
                  </w:rPr>
                  <m:t>k</m:t>
                </w:del>
              </m:r>
            </m:sub>
          </m:sSub>
          <m:sSubSup>
            <m:sSubSupPr>
              <m:ctrlPr>
                <w:del w:id="1589" w:author="Chen, Yongkai" w:date="2025-03-17T11:30:00Z" w16du:dateUtc="2025-03-17T03:30:00Z">
                  <w:rPr>
                    <w:rFonts w:ascii="XITS Math" w:hAnsi="XITS Math" w:cs="XITS Math"/>
                    <w:b w:val="0"/>
                    <w:bCs/>
                    <w:i/>
                  </w:rPr>
                </w:del>
              </m:ctrlPr>
            </m:sSubSupPr>
            <m:e>
              <m:r>
                <w:del w:id="1590" w:author="Chen, Yongkai" w:date="2025-03-17T11:30:00Z" w16du:dateUtc="2025-03-17T03:30:00Z">
                  <w:rPr>
                    <w:rFonts w:ascii="XITS Math" w:hAnsi="XITS Math" w:cs="XITS Math"/>
                  </w:rPr>
                  <m:t>ψ</m:t>
                </w:del>
              </m:r>
            </m:e>
            <m:sub>
              <m:r>
                <w:del w:id="1591" w:author="Chen, Yongkai" w:date="2025-03-17T11:30:00Z" w16du:dateUtc="2025-03-17T03:30:00Z">
                  <w:rPr>
                    <w:rFonts w:ascii="XITS Math" w:hAnsi="XITS Math" w:cs="XITS Math"/>
                  </w:rPr>
                  <m:t>k</m:t>
                </w:del>
              </m:r>
            </m:sub>
            <m:sup>
              <m:d>
                <m:dPr>
                  <m:ctrlPr>
                    <w:del w:id="1592" w:author="Chen, Yongkai" w:date="2025-03-17T11:30:00Z" w16du:dateUtc="2025-03-17T03:30:00Z">
                      <w:rPr>
                        <w:rFonts w:ascii="XITS Math" w:hAnsi="XITS Math" w:cs="XITS Math"/>
                        <w:b w:val="0"/>
                        <w:bCs/>
                        <w:i/>
                      </w:rPr>
                    </w:del>
                  </m:ctrlPr>
                </m:dPr>
                <m:e>
                  <m:r>
                    <w:del w:id="1593" w:author="Chen, Yongkai" w:date="2025-03-17T11:30:00Z" w16du:dateUtc="2025-03-17T03:30:00Z">
                      <w:rPr>
                        <w:rFonts w:ascii="XITS Math" w:hAnsi="XITS Math" w:cs="XITS Math"/>
                      </w:rPr>
                      <m:t>2</m:t>
                    </w:del>
                  </m:r>
                </m:e>
              </m:d>
            </m:sup>
          </m:sSubSup>
          <m:d>
            <m:dPr>
              <m:ctrlPr>
                <w:del w:id="1594" w:author="Chen, Yongkai" w:date="2025-03-17T11:30:00Z" w16du:dateUtc="2025-03-17T03:30:00Z">
                  <w:rPr>
                    <w:rFonts w:ascii="XITS Math" w:hAnsi="XITS Math" w:cs="XITS Math"/>
                    <w:b w:val="0"/>
                    <w:bCs/>
                    <w:i/>
                  </w:rPr>
                </w:del>
              </m:ctrlPr>
            </m:dPr>
            <m:e>
              <m:r>
                <w:del w:id="1595" w:author="Chen, Yongkai" w:date="2025-03-17T10:19:00Z" w16du:dateUtc="2025-03-17T02:19:00Z">
                  <w:rPr>
                    <w:rFonts w:ascii="XITS Math" w:hAnsi="XITS Math" w:cs="XITS Math"/>
                  </w:rPr>
                  <m:t>x</m:t>
                </w:del>
              </m:r>
              <m:r>
                <w:del w:id="1596" w:author="Chen, Yongkai" w:date="2025-03-17T11:30:00Z" w16du:dateUtc="2025-03-17T03:30:00Z">
                  <w:rPr>
                    <w:rFonts w:ascii="XITS Math" w:hAnsi="XITS Math" w:cs="XITS Math"/>
                  </w:rPr>
                  <m:t>,t</m:t>
                </w:del>
              </m:r>
            </m:e>
          </m:d>
          <m:r>
            <w:del w:id="1597" w:author="Chen, Yongkai" w:date="2025-03-17T11:30:00Z" w16du:dateUtc="2025-03-17T03:30:00Z">
              <w:rPr>
                <w:rFonts w:ascii="XITS Math" w:hAnsi="XITS Math" w:cs="XITS Math"/>
              </w:rPr>
              <m:t>+</m:t>
            </w:del>
          </m:r>
          <m:sSubSup>
            <m:sSubSupPr>
              <m:ctrlPr>
                <w:del w:id="1598" w:author="Chen, Yongkai" w:date="2025-03-17T11:30:00Z" w16du:dateUtc="2025-03-17T03:30:00Z">
                  <w:rPr>
                    <w:rFonts w:ascii="XITS Math" w:hAnsi="XITS Math" w:cs="XITS Math"/>
                    <w:b w:val="0"/>
                    <w:bCs/>
                    <w:i/>
                  </w:rPr>
                </w:del>
              </m:ctrlPr>
            </m:sSubSupPr>
            <m:e>
              <m:r>
                <w:del w:id="1599" w:author="Chen, Yongkai" w:date="2025-03-17T11:30:00Z" w16du:dateUtc="2025-03-17T03:30:00Z">
                  <w:rPr>
                    <w:rFonts w:ascii="XITS Math" w:hAnsi="XITS Math" w:cs="XITS Math"/>
                  </w:rPr>
                  <m:t>v</m:t>
                </w:del>
              </m:r>
            </m:e>
            <m:sub>
              <m:r>
                <w:del w:id="1600" w:author="Chen, Yongkai" w:date="2025-03-17T11:30:00Z" w16du:dateUtc="2025-03-17T03:30:00Z">
                  <w:rPr>
                    <w:rFonts w:ascii="XITS Math" w:hAnsi="XITS Math" w:cs="XITS Math"/>
                  </w:rPr>
                  <m:t>n</m:t>
                </w:del>
              </m:r>
            </m:sub>
            <m:sup>
              <m:r>
                <w:del w:id="1601" w:author="Chen, Yongkai" w:date="2025-03-17T11:30:00Z" w16du:dateUtc="2025-03-17T03:30:00Z">
                  <w:rPr>
                    <w:rFonts w:ascii="XITS Math" w:hAnsi="XITS Math" w:cs="XITS Math"/>
                  </w:rPr>
                  <m:t>in</m:t>
                </w:del>
              </m:r>
            </m:sup>
          </m:sSubSup>
          <m:r>
            <w:del w:id="1602" w:author="Chen, Yongkai" w:date="2025-03-17T11:30:00Z" w16du:dateUtc="2025-03-17T03:30:00Z">
              <w:rPr>
                <w:rFonts w:ascii="XITS Math" w:hAnsi="XITS Math" w:cs="XITS Math"/>
              </w:rPr>
              <m:t>(</m:t>
            </w:del>
          </m:r>
          <m:r>
            <w:del w:id="1603" w:author="Chen, Yongkai" w:date="2025-03-17T10:19:00Z" w16du:dateUtc="2025-03-17T02:19:00Z">
              <w:rPr>
                <w:rFonts w:ascii="XITS Math" w:hAnsi="XITS Math" w:cs="XITS Math"/>
              </w:rPr>
              <m:t>x</m:t>
            </w:del>
          </m:r>
          <m:r>
            <w:del w:id="1604" w:author="Chen, Yongkai" w:date="2025-03-17T11:30:00Z" w16du:dateUtc="2025-03-17T03:30:00Z">
              <w:rPr>
                <w:rFonts w:ascii="XITS Math" w:hAnsi="XITS Math" w:cs="XITS Math"/>
              </w:rPr>
              <m:t>,t)</m:t>
            </w:del>
          </m:r>
        </m:oMath>
      </m:oMathPara>
    </w:p>
    <w:p w14:paraId="2C6D4FD1" w14:textId="67A0F6AD" w:rsidR="00C44D00" w:rsidRPr="00A32CCA" w:rsidDel="00814A53" w:rsidRDefault="00000000">
      <w:pPr>
        <w:pStyle w:val="section"/>
        <w:spacing w:line="276" w:lineRule="auto"/>
        <w:ind w:firstLineChars="0" w:firstLine="420"/>
        <w:rPr>
          <w:del w:id="1605" w:author="Chen, Yongkai" w:date="2025-03-17T11:30:00Z" w16du:dateUtc="2025-03-17T03:30:00Z"/>
          <w:rFonts w:ascii="Times New Roman" w:hAnsi="Times New Roman"/>
          <w:b w:val="0"/>
          <w:bCs/>
        </w:rPr>
        <w:pPrChange w:id="1606" w:author="Yongkai Chen" w:date="2025-03-16T16:25:00Z" w16du:dateUtc="2025-03-16T08:25:00Z">
          <w:pPr>
            <w:pStyle w:val="section"/>
            <w:spacing w:line="240" w:lineRule="auto"/>
            <w:ind w:firstLineChars="0" w:firstLine="420"/>
          </w:pPr>
        </w:pPrChange>
      </w:pPr>
      <m:oMathPara>
        <m:oMath>
          <m:f>
            <m:fPr>
              <m:ctrlPr>
                <w:del w:id="1607" w:author="Chen, Yongkai" w:date="2025-03-17T11:30:00Z" w16du:dateUtc="2025-03-17T03:30:00Z">
                  <w:rPr>
                    <w:rFonts w:ascii="XITS Math" w:hAnsi="XITS Math" w:cs="XITS Math"/>
                    <w:b w:val="0"/>
                    <w:bCs/>
                    <w:i/>
                  </w:rPr>
                </w:del>
              </m:ctrlPr>
            </m:fPr>
            <m:num>
              <m:sSubSup>
                <m:sSubSupPr>
                  <m:ctrlPr>
                    <w:del w:id="1608" w:author="Chen, Yongkai" w:date="2025-03-17T11:30:00Z" w16du:dateUtc="2025-03-17T03:30:00Z">
                      <w:rPr>
                        <w:rFonts w:ascii="XITS Math" w:hAnsi="XITS Math" w:cs="XITS Math"/>
                        <w:b w:val="0"/>
                        <w:bCs/>
                        <w:i/>
                      </w:rPr>
                    </w:del>
                  </m:ctrlPr>
                </m:sSubSupPr>
                <m:e>
                  <m:r>
                    <w:del w:id="1609" w:author="Chen, Yongkai" w:date="2025-03-17T11:30:00Z" w16du:dateUtc="2025-03-17T03:30:00Z">
                      <w:rPr>
                        <w:rFonts w:ascii="XITS Math" w:hAnsi="XITS Math" w:cs="XITS Math"/>
                      </w:rPr>
                      <m:t>∂ψ</m:t>
                    </w:del>
                  </m:r>
                </m:e>
                <m:sub>
                  <m:r>
                    <w:del w:id="1610" w:author="Chen, Yongkai" w:date="2025-03-17T11:30:00Z" w16du:dateUtc="2025-03-17T03:30:00Z">
                      <w:rPr>
                        <w:rFonts w:ascii="XITS Math" w:hAnsi="XITS Math" w:cs="XITS Math"/>
                      </w:rPr>
                      <m:t>k</m:t>
                    </w:del>
                  </m:r>
                </m:sub>
                <m:sup>
                  <m:d>
                    <m:dPr>
                      <m:ctrlPr>
                        <w:del w:id="1611" w:author="Chen, Yongkai" w:date="2025-03-17T11:30:00Z" w16du:dateUtc="2025-03-17T03:30:00Z">
                          <w:rPr>
                            <w:rFonts w:ascii="XITS Math" w:hAnsi="XITS Math" w:cs="XITS Math"/>
                            <w:b w:val="0"/>
                            <w:bCs/>
                            <w:i/>
                          </w:rPr>
                        </w:del>
                      </m:ctrlPr>
                    </m:dPr>
                    <m:e>
                      <m:r>
                        <w:del w:id="1612" w:author="Chen, Yongkai" w:date="2025-03-17T11:30:00Z" w16du:dateUtc="2025-03-17T03:30:00Z">
                          <w:rPr>
                            <w:rFonts w:ascii="XITS Math" w:hAnsi="XITS Math" w:cs="XITS Math"/>
                          </w:rPr>
                          <m:t>2</m:t>
                        </w:del>
                      </m:r>
                    </m:e>
                  </m:d>
                </m:sup>
              </m:sSubSup>
              <m:d>
                <m:dPr>
                  <m:ctrlPr>
                    <w:del w:id="1613" w:author="Chen, Yongkai" w:date="2025-03-17T11:30:00Z" w16du:dateUtc="2025-03-17T03:30:00Z">
                      <w:rPr>
                        <w:rFonts w:ascii="XITS Math" w:hAnsi="XITS Math" w:cs="XITS Math"/>
                        <w:b w:val="0"/>
                        <w:bCs/>
                        <w:i/>
                      </w:rPr>
                    </w:del>
                  </m:ctrlPr>
                </m:dPr>
                <m:e>
                  <m:r>
                    <w:del w:id="1614" w:author="Chen, Yongkai" w:date="2025-03-17T10:19:00Z" w16du:dateUtc="2025-03-17T02:19:00Z">
                      <w:rPr>
                        <w:rFonts w:ascii="XITS Math" w:hAnsi="XITS Math" w:cs="XITS Math"/>
                      </w:rPr>
                      <m:t>x</m:t>
                    </w:del>
                  </m:r>
                  <m:r>
                    <w:del w:id="1615" w:author="Chen, Yongkai" w:date="2025-03-17T11:30:00Z" w16du:dateUtc="2025-03-17T03:30:00Z">
                      <w:rPr>
                        <w:rFonts w:ascii="XITS Math" w:hAnsi="XITS Math" w:cs="XITS Math"/>
                      </w:rPr>
                      <m:t>,t</m:t>
                    </w:del>
                  </m:r>
                </m:e>
              </m:d>
            </m:num>
            <m:den>
              <m:r>
                <w:del w:id="1616" w:author="Chen, Yongkai" w:date="2025-03-17T11:30:00Z" w16du:dateUtc="2025-03-17T03:30:00Z">
                  <w:rPr>
                    <w:rFonts w:ascii="XITS Math" w:hAnsi="XITS Math" w:cs="XITS Math"/>
                  </w:rPr>
                  <m:t>∂t</m:t>
                </w:del>
              </m:r>
            </m:den>
          </m:f>
          <m:r>
            <w:del w:id="1617" w:author="Chen, Yongkai" w:date="2025-03-17T11:30:00Z" w16du:dateUtc="2025-03-17T03:30:00Z">
              <w:rPr>
                <w:rFonts w:ascii="XITS Math" w:hAnsi="XITS Math" w:cs="XITS Math"/>
              </w:rPr>
              <m:t>=</m:t>
            </w:del>
          </m:r>
          <m:sSub>
            <m:sSubPr>
              <m:ctrlPr>
                <w:del w:id="1618" w:author="Chen, Yongkai" w:date="2025-03-17T11:30:00Z" w16du:dateUtc="2025-03-17T03:30:00Z">
                  <w:rPr>
                    <w:rFonts w:ascii="XITS Math" w:hAnsi="XITS Math" w:cs="XITS Math"/>
                    <w:b w:val="0"/>
                    <w:bCs/>
                    <w:i/>
                  </w:rPr>
                </w:del>
              </m:ctrlPr>
            </m:sSubPr>
            <m:e>
              <m:r>
                <w:del w:id="1619" w:author="Chen, Yongkai" w:date="2025-03-17T11:30:00Z" w16du:dateUtc="2025-03-17T03:30:00Z">
                  <w:rPr>
                    <w:rFonts w:ascii="XITS Math" w:hAnsi="XITS Math" w:cs="XITS Math"/>
                  </w:rPr>
                  <m:t>c</m:t>
                </w:del>
              </m:r>
            </m:e>
            <m:sub>
              <m:r>
                <w:del w:id="1620" w:author="Chen, Yongkai" w:date="2025-03-17T11:30:00Z" w16du:dateUtc="2025-03-17T03:30:00Z">
                  <w:rPr>
                    <w:rFonts w:ascii="XITS Math" w:hAnsi="XITS Math" w:cs="XITS Math"/>
                  </w:rPr>
                  <m:t>k</m:t>
                </w:del>
              </m:r>
            </m:sub>
          </m:sSub>
          <m:sSubSup>
            <m:sSubSupPr>
              <m:ctrlPr>
                <w:del w:id="1621" w:author="Chen, Yongkai" w:date="2025-03-17T11:30:00Z" w16du:dateUtc="2025-03-17T03:30:00Z">
                  <w:rPr>
                    <w:rFonts w:ascii="XITS Math" w:hAnsi="XITS Math" w:cs="XITS Math"/>
                    <w:b w:val="0"/>
                    <w:bCs/>
                    <w:i/>
                  </w:rPr>
                </w:del>
              </m:ctrlPr>
            </m:sSubSupPr>
            <m:e>
              <m:r>
                <w:del w:id="1622" w:author="Chen, Yongkai" w:date="2025-03-17T11:30:00Z" w16du:dateUtc="2025-03-17T03:30:00Z">
                  <w:rPr>
                    <w:rFonts w:ascii="XITS Math" w:hAnsi="XITS Math" w:cs="XITS Math"/>
                  </w:rPr>
                  <m:t>ψ</m:t>
                </w:del>
              </m:r>
            </m:e>
            <m:sub>
              <m:r>
                <w:del w:id="1623" w:author="Chen, Yongkai" w:date="2025-03-17T11:30:00Z" w16du:dateUtc="2025-03-17T03:30:00Z">
                  <w:rPr>
                    <w:rFonts w:ascii="XITS Math" w:hAnsi="XITS Math" w:cs="XITS Math"/>
                  </w:rPr>
                  <m:t>k</m:t>
                </w:del>
              </m:r>
            </m:sub>
            <m:sup>
              <m:d>
                <m:dPr>
                  <m:ctrlPr>
                    <w:del w:id="1624" w:author="Chen, Yongkai" w:date="2025-03-17T11:30:00Z" w16du:dateUtc="2025-03-17T03:30:00Z">
                      <w:rPr>
                        <w:rFonts w:ascii="XITS Math" w:hAnsi="XITS Math" w:cs="XITS Math"/>
                        <w:b w:val="0"/>
                        <w:bCs/>
                        <w:i/>
                      </w:rPr>
                    </w:del>
                  </m:ctrlPr>
                </m:dPr>
                <m:e>
                  <m:r>
                    <w:del w:id="1625" w:author="Chen, Yongkai" w:date="2025-03-17T11:30:00Z" w16du:dateUtc="2025-03-17T03:30:00Z">
                      <w:rPr>
                        <w:rFonts w:ascii="XITS Math" w:hAnsi="XITS Math" w:cs="XITS Math"/>
                      </w:rPr>
                      <m:t>2</m:t>
                    </w:del>
                  </m:r>
                </m:e>
              </m:d>
            </m:sup>
          </m:sSubSup>
          <m:d>
            <m:dPr>
              <m:ctrlPr>
                <w:del w:id="1626" w:author="Chen, Yongkai" w:date="2025-03-17T11:30:00Z" w16du:dateUtc="2025-03-17T03:30:00Z">
                  <w:rPr>
                    <w:rFonts w:ascii="XITS Math" w:hAnsi="XITS Math" w:cs="XITS Math"/>
                    <w:b w:val="0"/>
                    <w:bCs/>
                    <w:i/>
                  </w:rPr>
                </w:del>
              </m:ctrlPr>
            </m:dPr>
            <m:e>
              <m:r>
                <w:del w:id="1627" w:author="Chen, Yongkai" w:date="2025-03-17T10:19:00Z" w16du:dateUtc="2025-03-17T02:19:00Z">
                  <w:rPr>
                    <w:rFonts w:ascii="XITS Math" w:hAnsi="XITS Math" w:cs="XITS Math"/>
                  </w:rPr>
                  <m:t>x</m:t>
                </w:del>
              </m:r>
              <m:r>
                <w:del w:id="1628" w:author="Chen, Yongkai" w:date="2025-03-17T11:30:00Z" w16du:dateUtc="2025-03-17T03:30:00Z">
                  <w:rPr>
                    <w:rFonts w:ascii="XITS Math" w:hAnsi="XITS Math" w:cs="XITS Math"/>
                  </w:rPr>
                  <m:t>,t</m:t>
                </w:del>
              </m:r>
            </m:e>
          </m:d>
          <m:r>
            <w:del w:id="1629" w:author="Chen, Yongkai" w:date="2025-03-17T11:30:00Z" w16du:dateUtc="2025-03-17T03:30:00Z">
              <w:rPr>
                <w:rFonts w:ascii="XITS Math" w:hAnsi="XITS Math" w:cs="XITS Math"/>
              </w:rPr>
              <m:t>+</m:t>
            </w:del>
          </m:r>
          <m:sSub>
            <m:sSubPr>
              <m:ctrlPr>
                <w:del w:id="1630" w:author="Chen, Yongkai" w:date="2025-03-17T11:30:00Z" w16du:dateUtc="2025-03-17T03:30:00Z">
                  <w:rPr>
                    <w:rFonts w:ascii="XITS Math" w:hAnsi="XITS Math" w:cs="XITS Math"/>
                    <w:b w:val="0"/>
                    <w:bCs/>
                    <w:i/>
                  </w:rPr>
                </w:del>
              </m:ctrlPr>
            </m:sSubPr>
            <m:e>
              <m:r>
                <w:del w:id="1631" w:author="Chen, Yongkai" w:date="2025-03-17T11:30:00Z" w16du:dateUtc="2025-03-17T03:30:00Z">
                  <w:rPr>
                    <w:rFonts w:ascii="XITS Math" w:hAnsi="XITS Math" w:cs="XITS Math"/>
                  </w:rPr>
                  <m:t>d</m:t>
                </w:del>
              </m:r>
            </m:e>
            <m:sub>
              <m:r>
                <w:del w:id="1632" w:author="Chen, Yongkai" w:date="2025-03-17T11:30:00Z" w16du:dateUtc="2025-03-17T03:30:00Z">
                  <w:rPr>
                    <w:rFonts w:ascii="XITS Math" w:hAnsi="XITS Math" w:cs="XITS Math"/>
                  </w:rPr>
                  <m:t>k</m:t>
                </w:del>
              </m:r>
            </m:sub>
          </m:sSub>
          <m:sSubSup>
            <m:sSubSupPr>
              <m:ctrlPr>
                <w:del w:id="1633" w:author="Chen, Yongkai" w:date="2025-03-17T11:30:00Z" w16du:dateUtc="2025-03-17T03:30:00Z">
                  <w:rPr>
                    <w:rFonts w:ascii="XITS Math" w:hAnsi="XITS Math" w:cs="XITS Math"/>
                    <w:b w:val="0"/>
                    <w:bCs/>
                    <w:i/>
                  </w:rPr>
                </w:del>
              </m:ctrlPr>
            </m:sSubSupPr>
            <m:e>
              <m:r>
                <w:del w:id="1634" w:author="Chen, Yongkai" w:date="2025-03-17T11:30:00Z" w16du:dateUtc="2025-03-17T03:30:00Z">
                  <w:rPr>
                    <w:rFonts w:ascii="XITS Math" w:hAnsi="XITS Math" w:cs="XITS Math"/>
                  </w:rPr>
                  <m:t>ψ</m:t>
                </w:del>
              </m:r>
            </m:e>
            <m:sub>
              <m:r>
                <w:del w:id="1635" w:author="Chen, Yongkai" w:date="2025-03-17T11:30:00Z" w16du:dateUtc="2025-03-17T03:30:00Z">
                  <w:rPr>
                    <w:rFonts w:ascii="XITS Math" w:hAnsi="XITS Math" w:cs="XITS Math"/>
                  </w:rPr>
                  <m:t>k</m:t>
                </w:del>
              </m:r>
            </m:sub>
            <m:sup>
              <m:d>
                <m:dPr>
                  <m:ctrlPr>
                    <w:del w:id="1636" w:author="Chen, Yongkai" w:date="2025-03-17T11:30:00Z" w16du:dateUtc="2025-03-17T03:30:00Z">
                      <w:rPr>
                        <w:rFonts w:ascii="XITS Math" w:hAnsi="XITS Math" w:cs="XITS Math"/>
                        <w:b w:val="0"/>
                        <w:bCs/>
                        <w:i/>
                      </w:rPr>
                    </w:del>
                  </m:ctrlPr>
                </m:dPr>
                <m:e>
                  <m:r>
                    <w:del w:id="1637" w:author="Chen, Yongkai" w:date="2025-03-17T11:30:00Z" w16du:dateUtc="2025-03-17T03:30:00Z">
                      <w:rPr>
                        <w:rFonts w:ascii="XITS Math" w:hAnsi="XITS Math" w:cs="XITS Math"/>
                      </w:rPr>
                      <m:t>1</m:t>
                    </w:del>
                  </m:r>
                </m:e>
              </m:d>
            </m:sup>
          </m:sSubSup>
          <m:d>
            <m:dPr>
              <m:ctrlPr>
                <w:del w:id="1638" w:author="Chen, Yongkai" w:date="2025-03-17T11:30:00Z" w16du:dateUtc="2025-03-17T03:30:00Z">
                  <w:rPr>
                    <w:rFonts w:ascii="XITS Math" w:hAnsi="XITS Math" w:cs="XITS Math"/>
                    <w:b w:val="0"/>
                    <w:bCs/>
                    <w:i/>
                  </w:rPr>
                </w:del>
              </m:ctrlPr>
            </m:dPr>
            <m:e>
              <m:r>
                <w:del w:id="1639" w:author="Chen, Yongkai" w:date="2025-03-17T10:19:00Z" w16du:dateUtc="2025-03-17T02:19:00Z">
                  <w:rPr>
                    <w:rFonts w:ascii="XITS Math" w:hAnsi="XITS Math" w:cs="XITS Math"/>
                  </w:rPr>
                  <m:t>x</m:t>
                </w:del>
              </m:r>
              <m:r>
                <w:del w:id="1640" w:author="Chen, Yongkai" w:date="2025-03-17T11:30:00Z" w16du:dateUtc="2025-03-17T03:30:00Z">
                  <w:rPr>
                    <w:rFonts w:ascii="XITS Math" w:hAnsi="XITS Math" w:cs="XITS Math"/>
                  </w:rPr>
                  <m:t>,t</m:t>
                </w:del>
              </m:r>
            </m:e>
          </m:d>
        </m:oMath>
      </m:oMathPara>
    </w:p>
    <w:p w14:paraId="789BBFE4" w14:textId="77777777" w:rsidR="00C44D00" w:rsidRDefault="00C44D00" w:rsidP="00C44D00">
      <w:pPr>
        <w:pStyle w:val="section"/>
        <w:spacing w:line="240" w:lineRule="auto"/>
        <w:ind w:firstLineChars="0" w:firstLine="0"/>
        <w:rPr>
          <w:ins w:id="1641" w:author="Chen, Yongkai" w:date="2025-03-17T11:30:00Z" w16du:dateUtc="2025-03-17T03:30:00Z"/>
          <w:rFonts w:ascii="Times New Roman" w:hAnsi="Times New Roman"/>
          <w:b w:val="0"/>
          <w:bCs/>
        </w:rPr>
      </w:pPr>
      <w:r>
        <w:rPr>
          <w:rFonts w:ascii="Times New Roman" w:hAnsi="Times New Roman" w:hint="eastAsia"/>
          <w:b w:val="0"/>
          <w:bCs/>
        </w:rPr>
        <w:t>该方程可与求解器耦合，共同推进，而每个时间步的输出信号可表示为</w:t>
      </w:r>
    </w:p>
    <w:p w14:paraId="4382CCE1" w14:textId="477AA5BD" w:rsidR="00AD011A" w:rsidRPr="00AD011A" w:rsidDel="005D11EA" w:rsidRDefault="00AD011A" w:rsidP="00C44D00">
      <w:pPr>
        <w:pStyle w:val="section"/>
        <w:spacing w:line="240" w:lineRule="auto"/>
        <w:ind w:firstLineChars="0" w:firstLine="0"/>
        <w:rPr>
          <w:del w:id="1642" w:author="Chen, Yongkai" w:date="2025-03-17T11:31:00Z" w16du:dateUtc="2025-03-17T03:31:00Z"/>
          <w:rFonts w:ascii="Times New Roman" w:hAnsi="Times New Roman" w:hint="eastAsia"/>
          <w:b w:val="0"/>
          <w:bCs/>
          <w:i/>
          <w:rPrChange w:id="1643" w:author="Chen, Yongkai" w:date="2025-03-17T11:31:00Z" w16du:dateUtc="2025-03-17T03:31:00Z">
            <w:rPr>
              <w:del w:id="1644" w:author="Chen, Yongkai" w:date="2025-03-17T11:31:00Z" w16du:dateUtc="2025-03-17T03:31:00Z"/>
              <w:rFonts w:ascii="Times New Roman" w:hAnsi="Times New Roman" w:hint="eastAsia"/>
              <w:b w:val="0"/>
              <w:bCs/>
            </w:rPr>
          </w:rPrChange>
        </w:rPr>
      </w:pPr>
      <m:oMathPara>
        <m:oMath>
          <m:sSup>
            <m:sSupPr>
              <m:ctrlPr>
                <w:ins w:id="1645" w:author="Chen, Yongkai" w:date="2025-03-17T11:30:00Z" w16du:dateUtc="2025-03-17T03:30:00Z">
                  <w:rPr>
                    <w:rFonts w:ascii="XITS Math" w:hAnsi="XITS Math" w:cs="XITS Math"/>
                    <w:b w:val="0"/>
                    <w:bCs/>
                    <w:i/>
                  </w:rPr>
                </w:ins>
              </m:ctrlPr>
            </m:sSupPr>
            <m:e>
              <m:r>
                <w:ins w:id="1646" w:author="Chen, Yongkai" w:date="2025-03-17T11:30:00Z" w16du:dateUtc="2025-03-17T03:30:00Z">
                  <w:rPr>
                    <w:rFonts w:ascii="XITS Math" w:hAnsi="XITS Math" w:cs="XITS Math"/>
                  </w:rPr>
                  <m:t>v</m:t>
                </w:ins>
              </m:r>
            </m:e>
            <m:sup>
              <m:r>
                <w:ins w:id="1647" w:author="Chen, Yongkai" w:date="2025-03-17T11:30:00Z" w16du:dateUtc="2025-03-17T03:30:00Z">
                  <w:rPr>
                    <w:rFonts w:ascii="XITS Math" w:hAnsi="XITS Math" w:cs="XITS Math"/>
                  </w:rPr>
                  <m:t>out</m:t>
                </w:ins>
              </m:r>
            </m:sup>
          </m:sSup>
          <m:d>
            <m:dPr>
              <m:ctrlPr>
                <w:ins w:id="1648" w:author="Chen, Yongkai" w:date="2025-03-17T11:30:00Z" w16du:dateUtc="2025-03-17T03:30:00Z">
                  <w:rPr>
                    <w:rFonts w:ascii="XITS Math" w:hAnsi="XITS Math" w:cs="XITS Math"/>
                    <w:b w:val="0"/>
                    <w:bCs/>
                    <w:i/>
                  </w:rPr>
                </w:ins>
              </m:ctrlPr>
            </m:dPr>
            <m:e>
              <m:r>
                <w:ins w:id="1649" w:author="Chen, Yongkai" w:date="2025-03-17T11:30:00Z" w16du:dateUtc="2025-03-17T03:30:00Z">
                  <m:rPr>
                    <m:sty m:val="bi"/>
                  </m:rPr>
                  <w:rPr>
                    <w:rFonts w:ascii="XITS Math" w:hAnsi="XITS Math" w:cs="XITS Math"/>
                  </w:rPr>
                  <m:t>x</m:t>
                </w:ins>
              </m:r>
              <m:r>
                <w:ins w:id="1650" w:author="Chen, Yongkai" w:date="2025-03-17T11:30:00Z" w16du:dateUtc="2025-03-17T03:30:00Z">
                  <w:rPr>
                    <w:rFonts w:ascii="XITS Math" w:hAnsi="XITS Math" w:cs="XITS Math"/>
                  </w:rPr>
                  <m:t>,t</m:t>
                </w:ins>
              </m:r>
            </m:e>
          </m:d>
          <m:r>
            <w:ins w:id="1651" w:author="Chen, Yongkai" w:date="2025-03-17T11:30:00Z" w16du:dateUtc="2025-03-17T03:30:00Z">
              <w:rPr>
                <w:rFonts w:ascii="XITS Math" w:hAnsi="XITS Math" w:cs="XITS Math"/>
              </w:rPr>
              <m:t>=-</m:t>
            </w:ins>
          </m:r>
          <m:sSup>
            <m:sSupPr>
              <m:ctrlPr>
                <w:ins w:id="1652" w:author="Chen, Yongkai" w:date="2025-03-17T11:30:00Z" w16du:dateUtc="2025-03-17T03:30:00Z">
                  <w:rPr>
                    <w:rFonts w:ascii="XITS Math" w:hAnsi="XITS Math" w:cs="XITS Math"/>
                    <w:b w:val="0"/>
                    <w:bCs/>
                    <w:i/>
                  </w:rPr>
                </w:ins>
              </m:ctrlPr>
            </m:sSupPr>
            <m:e>
              <m:r>
                <w:ins w:id="1653" w:author="Chen, Yongkai" w:date="2025-03-17T11:30:00Z" w16du:dateUtc="2025-03-17T03:30:00Z">
                  <w:rPr>
                    <w:rFonts w:ascii="XITS Math" w:hAnsi="XITS Math" w:cs="XITS Math"/>
                  </w:rPr>
                  <m:t>v</m:t>
                </w:ins>
              </m:r>
            </m:e>
            <m:sup>
              <m:r>
                <w:ins w:id="1654" w:author="Chen, Yongkai" w:date="2025-03-17T11:30:00Z" w16du:dateUtc="2025-03-17T03:30:00Z">
                  <w:rPr>
                    <w:rFonts w:ascii="XITS Math" w:hAnsi="XITS Math" w:cs="XITS Math"/>
                  </w:rPr>
                  <m:t>in</m:t>
                </w:ins>
              </m:r>
            </m:sup>
          </m:sSup>
          <m:d>
            <m:dPr>
              <m:ctrlPr>
                <w:ins w:id="1655" w:author="Chen, Yongkai" w:date="2025-03-17T11:30:00Z" w16du:dateUtc="2025-03-17T03:30:00Z">
                  <w:rPr>
                    <w:rFonts w:ascii="XITS Math" w:hAnsi="XITS Math" w:cs="XITS Math"/>
                    <w:b w:val="0"/>
                    <w:bCs/>
                    <w:i/>
                  </w:rPr>
                </w:ins>
              </m:ctrlPr>
            </m:dPr>
            <m:e>
              <m:r>
                <w:ins w:id="1656" w:author="Chen, Yongkai" w:date="2025-03-17T11:30:00Z" w16du:dateUtc="2025-03-17T03:30:00Z">
                  <m:rPr>
                    <m:sty m:val="bi"/>
                  </m:rPr>
                  <w:rPr>
                    <w:rFonts w:ascii="XITS Math" w:hAnsi="XITS Math" w:cs="XITS Math"/>
                  </w:rPr>
                  <m:t>x</m:t>
                </w:ins>
              </m:r>
              <m:r>
                <w:ins w:id="1657" w:author="Chen, Yongkai" w:date="2025-03-17T11:30:00Z" w16du:dateUtc="2025-03-17T03:30:00Z">
                  <w:rPr>
                    <w:rFonts w:ascii="XITS Math" w:hAnsi="XITS Math" w:cs="XITS Math"/>
                  </w:rPr>
                  <m:t>,t</m:t>
                </w:ins>
              </m:r>
            </m:e>
          </m:d>
          <m:r>
            <w:ins w:id="1658" w:author="Chen, Yongkai" w:date="2025-03-17T11:30:00Z" w16du:dateUtc="2025-03-17T03:30:00Z">
              <w:rPr>
                <w:rFonts w:ascii="XITS Math" w:hAnsi="XITS Math" w:cs="XITS Math"/>
              </w:rPr>
              <m:t>+</m:t>
            </w:ins>
          </m:r>
          <m:sSubSup>
            <m:sSubSupPr>
              <m:ctrlPr>
                <w:ins w:id="1659" w:author="Chen, Yongkai" w:date="2025-03-17T11:30:00Z" w16du:dateUtc="2025-03-17T03:30:00Z">
                  <w:rPr>
                    <w:rFonts w:ascii="XITS Math" w:hAnsi="XITS Math" w:cs="XITS Math"/>
                    <w:b w:val="0"/>
                    <w:bCs/>
                    <w:i/>
                  </w:rPr>
                </w:ins>
              </m:ctrlPr>
            </m:sSubSupPr>
            <m:e>
              <m:r>
                <w:ins w:id="1660" w:author="Chen, Yongkai" w:date="2025-03-17T11:30:00Z" w16du:dateUtc="2025-03-17T03:30:00Z">
                  <m:rPr>
                    <m:sty m:val="p"/>
                  </m:rPr>
                  <w:rPr>
                    <w:rFonts w:ascii="XITS Math" w:hAnsi="XITS Math" w:cs="XITS Math"/>
                    <w:rPrChange w:id="1661" w:author="Chen, Yongkai" w:date="2025-03-17T11:30:00Z" w16du:dateUtc="2025-03-17T03:30:00Z">
                      <w:rPr>
                        <w:rFonts w:ascii="XITS Math" w:hAnsi="XITS Math" w:cs="XITS Math"/>
                      </w:rPr>
                    </w:rPrChange>
                  </w:rPr>
                  <m:t>Σ</m:t>
                </w:ins>
              </m:r>
            </m:e>
            <m:sub>
              <m:r>
                <w:ins w:id="1662" w:author="Chen, Yongkai" w:date="2025-03-17T11:30:00Z" w16du:dateUtc="2025-03-17T03:30:00Z">
                  <w:rPr>
                    <w:rFonts w:ascii="XITS Math" w:hAnsi="XITS Math" w:cs="XITS Math"/>
                  </w:rPr>
                  <m:t>k=1</m:t>
                </w:ins>
              </m:r>
            </m:sub>
            <m:sup>
              <m:sSub>
                <m:sSubPr>
                  <m:ctrlPr>
                    <w:ins w:id="1663" w:author="Chen, Yongkai" w:date="2025-03-17T11:30:00Z" w16du:dateUtc="2025-03-17T03:30:00Z">
                      <w:rPr>
                        <w:rFonts w:ascii="XITS Math" w:hAnsi="XITS Math" w:cs="XITS Math"/>
                        <w:b w:val="0"/>
                        <w:bCs/>
                        <w:i/>
                      </w:rPr>
                    </w:ins>
                  </m:ctrlPr>
                </m:sSubPr>
                <m:e>
                  <m:r>
                    <w:ins w:id="1664" w:author="Chen, Yongkai" w:date="2025-03-17T11:30:00Z" w16du:dateUtc="2025-03-17T03:30:00Z">
                      <w:rPr>
                        <w:rFonts w:ascii="XITS Math" w:hAnsi="XITS Math" w:cs="XITS Math"/>
                      </w:rPr>
                      <m:t>n</m:t>
                    </w:ins>
                  </m:r>
                </m:e>
                <m:sub>
                  <m:r>
                    <w:ins w:id="1665" w:author="Chen, Yongkai" w:date="2025-03-17T11:30:00Z" w16du:dateUtc="2025-03-17T03:30:00Z">
                      <w:rPr>
                        <w:rFonts w:ascii="XITS Math" w:hAnsi="XITS Math" w:cs="XITS Math"/>
                      </w:rPr>
                      <m:t>0</m:t>
                    </w:ins>
                  </m:r>
                </m:sub>
              </m:sSub>
            </m:sup>
          </m:sSubSup>
          <m:r>
            <w:ins w:id="1666" w:author="Chen, Yongkai" w:date="2025-03-17T11:31:00Z" w16du:dateUtc="2025-03-17T03:31:00Z">
              <w:rPr>
                <w:rFonts w:ascii="XITS Math" w:hAnsi="XITS Math" w:cs="XITS Math"/>
              </w:rPr>
              <m:t>2[</m:t>
            </w:ins>
          </m:r>
          <m:sSub>
            <m:sSubPr>
              <m:ctrlPr>
                <w:ins w:id="1667" w:author="Chen, Yongkai" w:date="2025-03-17T11:31:00Z" w16du:dateUtc="2025-03-17T03:31:00Z">
                  <w:rPr>
                    <w:rFonts w:ascii="XITS Math" w:hAnsi="XITS Math" w:cs="XITS Math"/>
                    <w:b w:val="0"/>
                    <w:bCs/>
                    <w:i/>
                  </w:rPr>
                </w:ins>
              </m:ctrlPr>
            </m:sSubPr>
            <m:e>
              <m:r>
                <w:ins w:id="1668" w:author="Chen, Yongkai" w:date="2025-03-17T11:31:00Z" w16du:dateUtc="2025-03-17T03:31:00Z">
                  <w:rPr>
                    <w:rFonts w:ascii="XITS Math" w:hAnsi="XITS Math" w:cs="XITS Math"/>
                  </w:rPr>
                  <m:t>a</m:t>
                </w:ins>
              </m:r>
            </m:e>
            <m:sub>
              <m:r>
                <w:ins w:id="1669" w:author="Chen, Yongkai" w:date="2025-03-17T11:31:00Z" w16du:dateUtc="2025-03-17T03:31:00Z">
                  <w:rPr>
                    <w:rFonts w:ascii="XITS Math" w:hAnsi="XITS Math" w:cs="XITS Math"/>
                  </w:rPr>
                  <m:t>k</m:t>
                </w:ins>
              </m:r>
            </m:sub>
          </m:sSub>
          <m:sSubSup>
            <m:sSubSupPr>
              <m:ctrlPr>
                <w:ins w:id="1670" w:author="Chen, Yongkai" w:date="2025-03-17T11:31:00Z" w16du:dateUtc="2025-03-17T03:31:00Z">
                  <w:rPr>
                    <w:rFonts w:ascii="XITS Math" w:hAnsi="XITS Math" w:cs="XITS Math"/>
                    <w:b w:val="0"/>
                    <w:bCs/>
                    <w:i/>
                  </w:rPr>
                </w:ins>
              </m:ctrlPr>
            </m:sSubSupPr>
            <m:e>
              <m:r>
                <w:ins w:id="1671" w:author="Chen, Yongkai" w:date="2025-03-17T11:31:00Z" w16du:dateUtc="2025-03-17T03:31:00Z">
                  <w:rPr>
                    <w:rFonts w:ascii="XITS Math" w:hAnsi="XITS Math" w:cs="XITS Math"/>
                  </w:rPr>
                  <m:t>ψ</m:t>
                </w:ins>
              </m:r>
            </m:e>
            <m:sub>
              <m:r>
                <w:ins w:id="1672" w:author="Chen, Yongkai" w:date="2025-03-17T11:31:00Z" w16du:dateUtc="2025-03-17T03:31:00Z">
                  <w:rPr>
                    <w:rFonts w:ascii="XITS Math" w:hAnsi="XITS Math" w:cs="XITS Math"/>
                  </w:rPr>
                  <m:t>k</m:t>
                </w:ins>
              </m:r>
            </m:sub>
            <m:sup>
              <m:d>
                <m:dPr>
                  <m:ctrlPr>
                    <w:ins w:id="1673" w:author="Chen, Yongkai" w:date="2025-03-17T11:31:00Z" w16du:dateUtc="2025-03-17T03:31:00Z">
                      <w:rPr>
                        <w:rFonts w:ascii="XITS Math" w:hAnsi="XITS Math" w:cs="XITS Math"/>
                        <w:b w:val="0"/>
                        <w:bCs/>
                        <w:i/>
                      </w:rPr>
                    </w:ins>
                  </m:ctrlPr>
                </m:dPr>
                <m:e>
                  <m:r>
                    <w:ins w:id="1674" w:author="Chen, Yongkai" w:date="2025-03-17T11:31:00Z" w16du:dateUtc="2025-03-17T03:31:00Z">
                      <w:rPr>
                        <w:rFonts w:ascii="XITS Math" w:hAnsi="XITS Math" w:cs="XITS Math"/>
                      </w:rPr>
                      <m:t>1</m:t>
                    </w:ins>
                  </m:r>
                </m:e>
              </m:d>
            </m:sup>
          </m:sSubSup>
          <m:d>
            <m:dPr>
              <m:ctrlPr>
                <w:ins w:id="1675" w:author="Chen, Yongkai" w:date="2025-03-17T11:31:00Z" w16du:dateUtc="2025-03-17T03:31:00Z">
                  <w:rPr>
                    <w:rFonts w:ascii="XITS Math" w:hAnsi="XITS Math" w:cs="XITS Math"/>
                    <w:b w:val="0"/>
                    <w:bCs/>
                    <w:i/>
                  </w:rPr>
                </w:ins>
              </m:ctrlPr>
            </m:dPr>
            <m:e>
              <m:r>
                <w:ins w:id="1676" w:author="Chen, Yongkai" w:date="2025-03-17T11:31:00Z" w16du:dateUtc="2025-03-17T03:31:00Z">
                  <m:rPr>
                    <m:sty m:val="bi"/>
                  </m:rPr>
                  <w:rPr>
                    <w:rFonts w:ascii="XITS Math" w:hAnsi="XITS Math" w:cs="XITS Math"/>
                  </w:rPr>
                  <m:t>x</m:t>
                </w:ins>
              </m:r>
              <m:r>
                <w:ins w:id="1677" w:author="Chen, Yongkai" w:date="2025-03-17T11:31:00Z" w16du:dateUtc="2025-03-17T03:31:00Z">
                  <w:rPr>
                    <w:rFonts w:ascii="XITS Math" w:hAnsi="XITS Math" w:cs="XITS Math"/>
                  </w:rPr>
                  <m:t>,t</m:t>
                </w:ins>
              </m:r>
            </m:e>
          </m:d>
          <m:r>
            <w:ins w:id="1678" w:author="Chen, Yongkai" w:date="2025-03-17T11:31:00Z" w16du:dateUtc="2025-03-17T03:31:00Z">
              <w:rPr>
                <w:rFonts w:ascii="XITS Math" w:hAnsi="XITS Math" w:cs="XITS Math"/>
              </w:rPr>
              <m:t>-</m:t>
            </w:ins>
          </m:r>
          <m:sSub>
            <m:sSubPr>
              <m:ctrlPr>
                <w:ins w:id="1679" w:author="Chen, Yongkai" w:date="2025-03-17T11:31:00Z" w16du:dateUtc="2025-03-17T03:31:00Z">
                  <w:rPr>
                    <w:rFonts w:ascii="XITS Math" w:hAnsi="XITS Math" w:cs="XITS Math"/>
                    <w:b w:val="0"/>
                    <w:bCs/>
                    <w:i/>
                  </w:rPr>
                </w:ins>
              </m:ctrlPr>
            </m:sSubPr>
            <m:e>
              <m:r>
                <w:ins w:id="1680" w:author="Chen, Yongkai" w:date="2025-03-17T11:31:00Z" w16du:dateUtc="2025-03-17T03:31:00Z">
                  <w:rPr>
                    <w:rFonts w:ascii="XITS Math" w:hAnsi="XITS Math" w:cs="XITS Math"/>
                  </w:rPr>
                  <m:t>b</m:t>
                </w:ins>
              </m:r>
            </m:e>
            <m:sub>
              <m:r>
                <w:ins w:id="1681" w:author="Chen, Yongkai" w:date="2025-03-17T11:31:00Z" w16du:dateUtc="2025-03-17T03:31:00Z">
                  <w:rPr>
                    <w:rFonts w:ascii="XITS Math" w:hAnsi="XITS Math" w:cs="XITS Math"/>
                  </w:rPr>
                  <m:t>k</m:t>
                </w:ins>
              </m:r>
            </m:sub>
          </m:sSub>
          <m:sSubSup>
            <m:sSubSupPr>
              <m:ctrlPr>
                <w:ins w:id="1682" w:author="Chen, Yongkai" w:date="2025-03-17T11:31:00Z" w16du:dateUtc="2025-03-17T03:31:00Z">
                  <w:rPr>
                    <w:rFonts w:ascii="XITS Math" w:hAnsi="XITS Math" w:cs="XITS Math"/>
                    <w:b w:val="0"/>
                    <w:bCs/>
                    <w:i/>
                  </w:rPr>
                </w:ins>
              </m:ctrlPr>
            </m:sSubSupPr>
            <m:e>
              <m:r>
                <w:ins w:id="1683" w:author="Chen, Yongkai" w:date="2025-03-17T11:31:00Z" w16du:dateUtc="2025-03-17T03:31:00Z">
                  <w:rPr>
                    <w:rFonts w:ascii="XITS Math" w:hAnsi="XITS Math" w:cs="XITS Math"/>
                  </w:rPr>
                  <m:t>ψ</m:t>
                </w:ins>
              </m:r>
            </m:e>
            <m:sub>
              <m:r>
                <w:ins w:id="1684" w:author="Chen, Yongkai" w:date="2025-03-17T11:31:00Z" w16du:dateUtc="2025-03-17T03:31:00Z">
                  <w:rPr>
                    <w:rFonts w:ascii="XITS Math" w:hAnsi="XITS Math" w:cs="XITS Math"/>
                  </w:rPr>
                  <m:t>k</m:t>
                </w:ins>
              </m:r>
            </m:sub>
            <m:sup>
              <m:d>
                <m:dPr>
                  <m:ctrlPr>
                    <w:ins w:id="1685" w:author="Chen, Yongkai" w:date="2025-03-17T11:31:00Z" w16du:dateUtc="2025-03-17T03:31:00Z">
                      <w:rPr>
                        <w:rFonts w:ascii="XITS Math" w:hAnsi="XITS Math" w:cs="XITS Math"/>
                        <w:b w:val="0"/>
                        <w:bCs/>
                        <w:i/>
                      </w:rPr>
                    </w:ins>
                  </m:ctrlPr>
                </m:dPr>
                <m:e>
                  <m:r>
                    <w:ins w:id="1686" w:author="Chen, Yongkai" w:date="2025-03-17T11:31:00Z" w16du:dateUtc="2025-03-17T03:31:00Z">
                      <w:rPr>
                        <w:rFonts w:ascii="XITS Math" w:hAnsi="XITS Math" w:cs="XITS Math"/>
                      </w:rPr>
                      <m:t>2</m:t>
                    </w:ins>
                  </m:r>
                </m:e>
              </m:d>
            </m:sup>
          </m:sSubSup>
          <m:d>
            <m:dPr>
              <m:ctrlPr>
                <w:ins w:id="1687" w:author="Chen, Yongkai" w:date="2025-03-17T11:31:00Z" w16du:dateUtc="2025-03-17T03:31:00Z">
                  <w:rPr>
                    <w:rFonts w:ascii="XITS Math" w:hAnsi="XITS Math" w:cs="XITS Math"/>
                    <w:b w:val="0"/>
                    <w:bCs/>
                    <w:i/>
                  </w:rPr>
                </w:ins>
              </m:ctrlPr>
            </m:dPr>
            <m:e>
              <m:r>
                <w:ins w:id="1688" w:author="Chen, Yongkai" w:date="2025-03-17T11:31:00Z" w16du:dateUtc="2025-03-17T03:31:00Z">
                  <m:rPr>
                    <m:sty m:val="bi"/>
                  </m:rPr>
                  <w:rPr>
                    <w:rFonts w:ascii="XITS Math" w:hAnsi="XITS Math" w:cs="XITS Math"/>
                  </w:rPr>
                  <m:t>x</m:t>
                </w:ins>
              </m:r>
              <m:r>
                <w:ins w:id="1689" w:author="Chen, Yongkai" w:date="2025-03-17T11:31:00Z" w16du:dateUtc="2025-03-17T03:31:00Z">
                  <w:rPr>
                    <w:rFonts w:ascii="XITS Math" w:hAnsi="XITS Math" w:cs="XITS Math"/>
                  </w:rPr>
                  <m:t>,t</m:t>
                </w:ins>
              </m:r>
            </m:e>
          </m:d>
        </m:oMath>
      </m:oMathPara>
    </w:p>
    <w:p w14:paraId="0A1D8C29" w14:textId="282D7CBF" w:rsidR="00C44D00" w:rsidRPr="00A32CCA" w:rsidRDefault="00000000" w:rsidP="005D11EA">
      <w:pPr>
        <w:pStyle w:val="section"/>
        <w:spacing w:line="240" w:lineRule="auto"/>
        <w:ind w:firstLineChars="0" w:firstLine="0"/>
        <w:rPr>
          <w:rFonts w:ascii="Times New Roman" w:hAnsi="Times New Roman"/>
          <w:b w:val="0"/>
          <w:bCs/>
          <w:i/>
        </w:rPr>
        <w:pPrChange w:id="1690" w:author="Chen, Yongkai" w:date="2025-03-17T11:31:00Z" w16du:dateUtc="2025-03-17T03:31:00Z">
          <w:pPr>
            <w:pStyle w:val="section"/>
            <w:spacing w:line="276" w:lineRule="auto"/>
            <w:ind w:firstLineChars="0" w:firstLine="420"/>
          </w:pPr>
        </w:pPrChange>
      </w:pPr>
      <m:oMathPara>
        <m:oMath>
          <m:sSup>
            <m:sSupPr>
              <m:ctrlPr>
                <w:del w:id="1691" w:author="Chen, Yongkai" w:date="2025-03-17T11:31:00Z" w16du:dateUtc="2025-03-17T03:31:00Z">
                  <w:rPr>
                    <w:rFonts w:ascii="XITS Math" w:hAnsi="XITS Math" w:cs="XITS Math"/>
                    <w:b w:val="0"/>
                    <w:bCs/>
                    <w:i/>
                  </w:rPr>
                </w:del>
              </m:ctrlPr>
            </m:sSupPr>
            <m:e>
              <m:r>
                <w:del w:id="1692" w:author="Chen, Yongkai" w:date="2025-03-17T11:31:00Z" w16du:dateUtc="2025-03-17T03:31:00Z">
                  <w:rPr>
                    <w:rFonts w:ascii="XITS Math" w:hAnsi="XITS Math" w:cs="XITS Math"/>
                  </w:rPr>
                  <m:t>v</m:t>
                </w:del>
              </m:r>
            </m:e>
            <m:sup>
              <m:r>
                <w:del w:id="1693" w:author="Chen, Yongkai" w:date="2025-03-17T11:31:00Z" w16du:dateUtc="2025-03-17T03:31:00Z">
                  <w:rPr>
                    <w:rFonts w:ascii="XITS Math" w:hAnsi="XITS Math" w:cs="XITS Math"/>
                  </w:rPr>
                  <m:t>out</m:t>
                </w:del>
              </m:r>
            </m:sup>
          </m:sSup>
          <m:d>
            <m:dPr>
              <m:ctrlPr>
                <w:del w:id="1694" w:author="Chen, Yongkai" w:date="2025-03-17T11:31:00Z" w16du:dateUtc="2025-03-17T03:31:00Z">
                  <w:rPr>
                    <w:rFonts w:ascii="XITS Math" w:hAnsi="XITS Math" w:cs="XITS Math"/>
                    <w:b w:val="0"/>
                    <w:bCs/>
                    <w:i/>
                  </w:rPr>
                </w:del>
              </m:ctrlPr>
            </m:dPr>
            <m:e>
              <m:r>
                <w:del w:id="1695" w:author="Chen, Yongkai" w:date="2025-03-17T10:19:00Z" w16du:dateUtc="2025-03-17T02:19:00Z">
                  <w:rPr>
                    <w:rFonts w:ascii="XITS Math" w:hAnsi="XITS Math" w:cs="XITS Math"/>
                  </w:rPr>
                  <m:t>x</m:t>
                </w:del>
              </m:r>
              <m:r>
                <w:del w:id="1696" w:author="Chen, Yongkai" w:date="2025-03-17T11:31:00Z" w16du:dateUtc="2025-03-17T03:31:00Z">
                  <w:rPr>
                    <w:rFonts w:ascii="XITS Math" w:hAnsi="XITS Math" w:cs="XITS Math"/>
                  </w:rPr>
                  <m:t>,t</m:t>
                </w:del>
              </m:r>
            </m:e>
          </m:d>
          <m:r>
            <w:del w:id="1697" w:author="Chen, Yongkai" w:date="2025-03-17T11:31:00Z" w16du:dateUtc="2025-03-17T03:31:00Z">
              <w:rPr>
                <w:rFonts w:ascii="XITS Math" w:hAnsi="XITS Math" w:cs="XITS Math"/>
              </w:rPr>
              <m:t>=-</m:t>
            </w:del>
          </m:r>
          <m:sSup>
            <m:sSupPr>
              <m:ctrlPr>
                <w:del w:id="1698" w:author="Chen, Yongkai" w:date="2025-03-17T11:31:00Z" w16du:dateUtc="2025-03-17T03:31:00Z">
                  <w:rPr>
                    <w:rFonts w:ascii="XITS Math" w:hAnsi="XITS Math" w:cs="XITS Math"/>
                    <w:b w:val="0"/>
                    <w:bCs/>
                    <w:i/>
                  </w:rPr>
                </w:del>
              </m:ctrlPr>
            </m:sSupPr>
            <m:e>
              <m:r>
                <w:del w:id="1699" w:author="Chen, Yongkai" w:date="2025-03-17T11:31:00Z" w16du:dateUtc="2025-03-17T03:31:00Z">
                  <w:rPr>
                    <w:rFonts w:ascii="XITS Math" w:hAnsi="XITS Math" w:cs="XITS Math"/>
                  </w:rPr>
                  <m:t>v</m:t>
                </w:del>
              </m:r>
            </m:e>
            <m:sup>
              <m:r>
                <w:del w:id="1700" w:author="Chen, Yongkai" w:date="2025-03-17T11:31:00Z" w16du:dateUtc="2025-03-17T03:31:00Z">
                  <w:rPr>
                    <w:rFonts w:ascii="XITS Math" w:hAnsi="XITS Math" w:cs="XITS Math"/>
                  </w:rPr>
                  <m:t>in</m:t>
                </w:del>
              </m:r>
            </m:sup>
          </m:sSup>
          <m:d>
            <m:dPr>
              <m:ctrlPr>
                <w:del w:id="1701" w:author="Chen, Yongkai" w:date="2025-03-17T11:31:00Z" w16du:dateUtc="2025-03-17T03:31:00Z">
                  <w:rPr>
                    <w:rFonts w:ascii="XITS Math" w:hAnsi="XITS Math" w:cs="XITS Math"/>
                    <w:b w:val="0"/>
                    <w:bCs/>
                    <w:i/>
                  </w:rPr>
                </w:del>
              </m:ctrlPr>
            </m:dPr>
            <m:e>
              <m:r>
                <w:del w:id="1702" w:author="Chen, Yongkai" w:date="2025-03-17T10:19:00Z" w16du:dateUtc="2025-03-17T02:19:00Z">
                  <w:rPr>
                    <w:rFonts w:ascii="XITS Math" w:hAnsi="XITS Math" w:cs="XITS Math"/>
                  </w:rPr>
                  <m:t>x</m:t>
                </w:del>
              </m:r>
              <m:r>
                <w:del w:id="1703" w:author="Chen, Yongkai" w:date="2025-03-17T11:31:00Z" w16du:dateUtc="2025-03-17T03:31:00Z">
                  <w:rPr>
                    <w:rFonts w:ascii="XITS Math" w:hAnsi="XITS Math" w:cs="XITS Math"/>
                  </w:rPr>
                  <m:t>,t</m:t>
                </w:del>
              </m:r>
            </m:e>
          </m:d>
          <m:r>
            <w:del w:id="1704" w:author="Chen, Yongkai" w:date="2025-03-17T11:31:00Z" w16du:dateUtc="2025-03-17T03:31:00Z">
              <w:rPr>
                <w:rFonts w:ascii="XITS Math" w:hAnsi="XITS Math" w:cs="XITS Math"/>
              </w:rPr>
              <m:t>+</m:t>
            </w:del>
          </m:r>
          <m:sSubSup>
            <m:sSubSupPr>
              <m:ctrlPr>
                <w:del w:id="1705" w:author="Chen, Yongkai" w:date="2025-03-17T11:31:00Z" w16du:dateUtc="2025-03-17T03:31:00Z">
                  <w:rPr>
                    <w:rFonts w:ascii="XITS Math" w:hAnsi="XITS Math" w:cs="XITS Math"/>
                    <w:b w:val="0"/>
                    <w:bCs/>
                    <w:i/>
                  </w:rPr>
                </w:del>
              </m:ctrlPr>
            </m:sSubSupPr>
            <m:e>
              <m:r>
                <w:del w:id="1706" w:author="Chen, Yongkai" w:date="2025-03-17T11:31:00Z" w16du:dateUtc="2025-03-17T03:31:00Z">
                  <w:rPr>
                    <w:rFonts w:ascii="XITS Math" w:hAnsi="XITS Math" w:cs="XITS Math"/>
                  </w:rPr>
                  <m:t>Σ</m:t>
                </w:del>
              </m:r>
            </m:e>
            <m:sub>
              <m:r>
                <w:del w:id="1707" w:author="Chen, Yongkai" w:date="2025-03-17T11:31:00Z" w16du:dateUtc="2025-03-17T03:31:00Z">
                  <w:rPr>
                    <w:rFonts w:ascii="XITS Math" w:hAnsi="XITS Math" w:cs="XITS Math"/>
                  </w:rPr>
                  <m:t>k=1</m:t>
                </w:del>
              </m:r>
            </m:sub>
            <m:sup>
              <m:sSub>
                <m:sSubPr>
                  <m:ctrlPr>
                    <w:del w:id="1708" w:author="Chen, Yongkai" w:date="2025-03-17T11:31:00Z" w16du:dateUtc="2025-03-17T03:31:00Z">
                      <w:rPr>
                        <w:rFonts w:ascii="XITS Math" w:hAnsi="XITS Math" w:cs="XITS Math"/>
                        <w:b w:val="0"/>
                        <w:bCs/>
                        <w:i/>
                      </w:rPr>
                    </w:del>
                  </m:ctrlPr>
                </m:sSubPr>
                <m:e>
                  <m:r>
                    <w:del w:id="1709" w:author="Chen, Yongkai" w:date="2025-03-17T11:31:00Z" w16du:dateUtc="2025-03-17T03:31:00Z">
                      <w:rPr>
                        <w:rFonts w:ascii="XITS Math" w:hAnsi="XITS Math" w:cs="XITS Math"/>
                      </w:rPr>
                      <m:t>n</m:t>
                    </w:del>
                  </m:r>
                </m:e>
                <m:sub>
                  <m:r>
                    <w:del w:id="1710" w:author="Chen, Yongkai" w:date="2025-03-17T11:31:00Z" w16du:dateUtc="2025-03-17T03:31:00Z">
                      <w:rPr>
                        <w:rFonts w:ascii="XITS Math" w:hAnsi="XITS Math" w:cs="XITS Math"/>
                      </w:rPr>
                      <m:t>0</m:t>
                    </w:del>
                  </m:r>
                </m:sub>
              </m:sSub>
            </m:sup>
          </m:sSubSup>
          <m:r>
            <w:del w:id="1711" w:author="Chen, Yongkai" w:date="2025-03-17T11:31:00Z" w16du:dateUtc="2025-03-17T03:31:00Z">
              <w:rPr>
                <w:rFonts w:ascii="XITS Math" w:hAnsi="XITS Math" w:cs="XITS Math"/>
              </w:rPr>
              <m:t>2[</m:t>
            </w:del>
          </m:r>
          <m:sSub>
            <m:sSubPr>
              <m:ctrlPr>
                <w:del w:id="1712" w:author="Chen, Yongkai" w:date="2025-03-17T11:31:00Z" w16du:dateUtc="2025-03-17T03:31:00Z">
                  <w:rPr>
                    <w:rFonts w:ascii="XITS Math" w:hAnsi="XITS Math" w:cs="XITS Math"/>
                    <w:b w:val="0"/>
                    <w:bCs/>
                    <w:i/>
                  </w:rPr>
                </w:del>
              </m:ctrlPr>
            </m:sSubPr>
            <m:e>
              <m:r>
                <w:del w:id="1713" w:author="Chen, Yongkai" w:date="2025-03-17T11:31:00Z" w16du:dateUtc="2025-03-17T03:31:00Z">
                  <w:rPr>
                    <w:rFonts w:ascii="XITS Math" w:hAnsi="XITS Math" w:cs="XITS Math"/>
                  </w:rPr>
                  <m:t>a</m:t>
                </w:del>
              </m:r>
            </m:e>
            <m:sub>
              <m:r>
                <w:del w:id="1714" w:author="Chen, Yongkai" w:date="2025-03-17T11:31:00Z" w16du:dateUtc="2025-03-17T03:31:00Z">
                  <w:rPr>
                    <w:rFonts w:ascii="XITS Math" w:hAnsi="XITS Math" w:cs="XITS Math"/>
                  </w:rPr>
                  <m:t>k</m:t>
                </w:del>
              </m:r>
            </m:sub>
          </m:sSub>
          <m:sSubSup>
            <m:sSubSupPr>
              <m:ctrlPr>
                <w:del w:id="1715" w:author="Chen, Yongkai" w:date="2025-03-17T11:31:00Z" w16du:dateUtc="2025-03-17T03:31:00Z">
                  <w:rPr>
                    <w:rFonts w:ascii="XITS Math" w:hAnsi="XITS Math" w:cs="XITS Math"/>
                    <w:b w:val="0"/>
                    <w:bCs/>
                    <w:i/>
                  </w:rPr>
                </w:del>
              </m:ctrlPr>
            </m:sSubSupPr>
            <m:e>
              <m:r>
                <w:del w:id="1716" w:author="Chen, Yongkai" w:date="2025-03-17T11:31:00Z" w16du:dateUtc="2025-03-17T03:31:00Z">
                  <w:rPr>
                    <w:rFonts w:ascii="XITS Math" w:hAnsi="XITS Math" w:cs="XITS Math"/>
                  </w:rPr>
                  <m:t>ψ</m:t>
                </w:del>
              </m:r>
            </m:e>
            <m:sub>
              <m:r>
                <w:del w:id="1717" w:author="Chen, Yongkai" w:date="2025-03-17T11:31:00Z" w16du:dateUtc="2025-03-17T03:31:00Z">
                  <w:rPr>
                    <w:rFonts w:ascii="XITS Math" w:hAnsi="XITS Math" w:cs="XITS Math"/>
                  </w:rPr>
                  <m:t>k</m:t>
                </w:del>
              </m:r>
            </m:sub>
            <m:sup>
              <m:d>
                <m:dPr>
                  <m:ctrlPr>
                    <w:del w:id="1718" w:author="Chen, Yongkai" w:date="2025-03-17T11:31:00Z" w16du:dateUtc="2025-03-17T03:31:00Z">
                      <w:rPr>
                        <w:rFonts w:ascii="XITS Math" w:hAnsi="XITS Math" w:cs="XITS Math"/>
                        <w:b w:val="0"/>
                        <w:bCs/>
                        <w:i/>
                      </w:rPr>
                    </w:del>
                  </m:ctrlPr>
                </m:dPr>
                <m:e>
                  <m:r>
                    <w:del w:id="1719" w:author="Chen, Yongkai" w:date="2025-03-17T11:31:00Z" w16du:dateUtc="2025-03-17T03:31:00Z">
                      <w:rPr>
                        <w:rFonts w:ascii="XITS Math" w:hAnsi="XITS Math" w:cs="XITS Math"/>
                      </w:rPr>
                      <m:t>1</m:t>
                    </w:del>
                  </m:r>
                </m:e>
              </m:d>
            </m:sup>
          </m:sSubSup>
          <m:d>
            <m:dPr>
              <m:ctrlPr>
                <w:del w:id="1720" w:author="Chen, Yongkai" w:date="2025-03-17T11:31:00Z" w16du:dateUtc="2025-03-17T03:31:00Z">
                  <w:rPr>
                    <w:rFonts w:ascii="XITS Math" w:hAnsi="XITS Math" w:cs="XITS Math"/>
                    <w:b w:val="0"/>
                    <w:bCs/>
                    <w:i/>
                  </w:rPr>
                </w:del>
              </m:ctrlPr>
            </m:dPr>
            <m:e>
              <m:r>
                <w:del w:id="1721" w:author="Chen, Yongkai" w:date="2025-03-17T10:19:00Z" w16du:dateUtc="2025-03-17T02:19:00Z">
                  <w:rPr>
                    <w:rFonts w:ascii="XITS Math" w:hAnsi="XITS Math" w:cs="XITS Math"/>
                  </w:rPr>
                  <m:t>x</m:t>
                </w:del>
              </m:r>
              <m:r>
                <w:del w:id="1722" w:author="Chen, Yongkai" w:date="2025-03-17T11:31:00Z" w16du:dateUtc="2025-03-17T03:31:00Z">
                  <w:rPr>
                    <w:rFonts w:ascii="XITS Math" w:hAnsi="XITS Math" w:cs="XITS Math"/>
                  </w:rPr>
                  <m:t>,t</m:t>
                </w:del>
              </m:r>
            </m:e>
          </m:d>
          <m:r>
            <w:del w:id="1723" w:author="Chen, Yongkai" w:date="2025-03-17T11:31:00Z" w16du:dateUtc="2025-03-17T03:31:00Z">
              <w:rPr>
                <w:rFonts w:ascii="XITS Math" w:hAnsi="XITS Math" w:cs="XITS Math"/>
              </w:rPr>
              <m:t>-</m:t>
            </w:del>
          </m:r>
          <m:sSub>
            <m:sSubPr>
              <m:ctrlPr>
                <w:del w:id="1724" w:author="Chen, Yongkai" w:date="2025-03-17T11:31:00Z" w16du:dateUtc="2025-03-17T03:31:00Z">
                  <w:rPr>
                    <w:rFonts w:ascii="XITS Math" w:hAnsi="XITS Math" w:cs="XITS Math"/>
                    <w:b w:val="0"/>
                    <w:bCs/>
                    <w:i/>
                  </w:rPr>
                </w:del>
              </m:ctrlPr>
            </m:sSubPr>
            <m:e>
              <m:r>
                <w:del w:id="1725" w:author="Chen, Yongkai" w:date="2025-03-17T11:31:00Z" w16du:dateUtc="2025-03-17T03:31:00Z">
                  <w:rPr>
                    <w:rFonts w:ascii="XITS Math" w:hAnsi="XITS Math" w:cs="XITS Math"/>
                  </w:rPr>
                  <m:t>b</m:t>
                </w:del>
              </m:r>
            </m:e>
            <m:sub>
              <m:r>
                <w:del w:id="1726" w:author="Chen, Yongkai" w:date="2025-03-17T11:31:00Z" w16du:dateUtc="2025-03-17T03:31:00Z">
                  <w:rPr>
                    <w:rFonts w:ascii="XITS Math" w:hAnsi="XITS Math" w:cs="XITS Math"/>
                  </w:rPr>
                  <m:t>k</m:t>
                </w:del>
              </m:r>
            </m:sub>
          </m:sSub>
          <m:sSubSup>
            <m:sSubSupPr>
              <m:ctrlPr>
                <w:del w:id="1727" w:author="Chen, Yongkai" w:date="2025-03-17T11:31:00Z" w16du:dateUtc="2025-03-17T03:31:00Z">
                  <w:rPr>
                    <w:rFonts w:ascii="XITS Math" w:hAnsi="XITS Math" w:cs="XITS Math"/>
                    <w:b w:val="0"/>
                    <w:bCs/>
                    <w:i/>
                  </w:rPr>
                </w:del>
              </m:ctrlPr>
            </m:sSubSupPr>
            <m:e>
              <m:r>
                <w:del w:id="1728" w:author="Chen, Yongkai" w:date="2025-03-17T11:31:00Z" w16du:dateUtc="2025-03-17T03:31:00Z">
                  <w:rPr>
                    <w:rFonts w:ascii="XITS Math" w:hAnsi="XITS Math" w:cs="XITS Math"/>
                  </w:rPr>
                  <m:t>ψ</m:t>
                </w:del>
              </m:r>
            </m:e>
            <m:sub>
              <m:r>
                <w:del w:id="1729" w:author="Chen, Yongkai" w:date="2025-03-17T11:31:00Z" w16du:dateUtc="2025-03-17T03:31:00Z">
                  <w:rPr>
                    <w:rFonts w:ascii="XITS Math" w:hAnsi="XITS Math" w:cs="XITS Math"/>
                  </w:rPr>
                  <m:t>k</m:t>
                </w:del>
              </m:r>
            </m:sub>
            <m:sup>
              <m:d>
                <m:dPr>
                  <m:ctrlPr>
                    <w:del w:id="1730" w:author="Chen, Yongkai" w:date="2025-03-17T11:31:00Z" w16du:dateUtc="2025-03-17T03:31:00Z">
                      <w:rPr>
                        <w:rFonts w:ascii="XITS Math" w:hAnsi="XITS Math" w:cs="XITS Math"/>
                        <w:b w:val="0"/>
                        <w:bCs/>
                        <w:i/>
                      </w:rPr>
                    </w:del>
                  </m:ctrlPr>
                </m:dPr>
                <m:e>
                  <m:r>
                    <w:del w:id="1731" w:author="Chen, Yongkai" w:date="2025-03-17T11:31:00Z" w16du:dateUtc="2025-03-17T03:31:00Z">
                      <w:rPr>
                        <w:rFonts w:ascii="XITS Math" w:hAnsi="XITS Math" w:cs="XITS Math"/>
                      </w:rPr>
                      <m:t>2</m:t>
                    </w:del>
                  </m:r>
                </m:e>
              </m:d>
            </m:sup>
          </m:sSubSup>
          <m:d>
            <m:dPr>
              <m:ctrlPr>
                <w:del w:id="1732" w:author="Chen, Yongkai" w:date="2025-03-17T11:31:00Z" w16du:dateUtc="2025-03-17T03:31:00Z">
                  <w:rPr>
                    <w:rFonts w:ascii="XITS Math" w:hAnsi="XITS Math" w:cs="XITS Math"/>
                    <w:b w:val="0"/>
                    <w:bCs/>
                    <w:i/>
                  </w:rPr>
                </w:del>
              </m:ctrlPr>
            </m:dPr>
            <m:e>
              <m:r>
                <w:del w:id="1733" w:author="Chen, Yongkai" w:date="2025-03-17T10:19:00Z" w16du:dateUtc="2025-03-17T02:19:00Z">
                  <w:rPr>
                    <w:rFonts w:ascii="XITS Math" w:hAnsi="XITS Math" w:cs="XITS Math"/>
                  </w:rPr>
                  <m:t>x</m:t>
                </w:del>
              </m:r>
              <m:r>
                <w:del w:id="1734" w:author="Chen, Yongkai" w:date="2025-03-17T11:31:00Z" w16du:dateUtc="2025-03-17T03:31:00Z">
                  <w:rPr>
                    <w:rFonts w:ascii="XITS Math" w:hAnsi="XITS Math" w:cs="XITS Math"/>
                  </w:rPr>
                  <m:t>,t</m:t>
                </w:del>
              </m:r>
            </m:e>
          </m:d>
          <m:r>
            <w:del w:id="1735" w:author="Chen, Yongkai" w:date="2025-03-17T11:31:00Z" w16du:dateUtc="2025-03-17T03:31:00Z">
              <w:rPr>
                <w:rFonts w:ascii="XITS Math" w:hAnsi="XITS Math" w:cs="XITS Math"/>
              </w:rPr>
              <m:t>]</m:t>
            </w:del>
          </m:r>
        </m:oMath>
      </m:oMathPara>
    </w:p>
    <w:p w14:paraId="01EDAEC9" w14:textId="794DCF04" w:rsidR="00E30A03" w:rsidRDefault="004565DD">
      <w:pPr>
        <w:pStyle w:val="section"/>
        <w:ind w:firstLineChars="0" w:firstLine="420"/>
        <w:rPr>
          <w:rFonts w:ascii="Times New Roman" w:hAnsi="Times New Roman"/>
          <w:b w:val="0"/>
          <w:bCs/>
        </w:rPr>
        <w:pPrChange w:id="1736" w:author="Yongkai Chen" w:date="2025-03-16T15:55:00Z" w16du:dateUtc="2025-03-16T07:55:00Z">
          <w:pPr>
            <w:pStyle w:val="section"/>
            <w:ind w:firstLineChars="0" w:firstLine="0"/>
          </w:pPr>
        </w:pPrChange>
      </w:pPr>
      <w:ins w:id="1737" w:author="Yongkai Chen" w:date="2025-03-16T15:55:00Z" w16du:dateUtc="2025-03-16T07:55:00Z">
        <w:r>
          <w:rPr>
            <w:rFonts w:ascii="Times New Roman" w:hAnsi="Times New Roman" w:hint="eastAsia"/>
            <w:b w:val="0"/>
            <w:bCs/>
          </w:rPr>
          <w:t>最后</w:t>
        </w:r>
        <w:r w:rsidR="002664E1">
          <w:rPr>
            <w:rFonts w:ascii="Times New Roman" w:hAnsi="Times New Roman" w:hint="eastAsia"/>
            <w:b w:val="0"/>
            <w:bCs/>
          </w:rPr>
          <w:t>，</w:t>
        </w:r>
      </w:ins>
      <w:ins w:id="1738" w:author="Yongkai Chen" w:date="2025-03-16T21:32:00Z" w16du:dateUtc="2025-03-16T13:32:00Z">
        <w:r w:rsidR="00623CC4">
          <w:rPr>
            <w:rFonts w:ascii="Times New Roman" w:hAnsi="Times New Roman" w:hint="eastAsia"/>
            <w:b w:val="0"/>
            <w:bCs/>
          </w:rPr>
          <w:t>利用</w:t>
        </w:r>
      </w:ins>
      <w:del w:id="1739" w:author="Yongkai Chen" w:date="2025-03-16T21:32:00Z" w16du:dateUtc="2025-03-16T13:32:00Z">
        <w:r w:rsidR="00F33E48" w:rsidDel="00623CC4">
          <w:rPr>
            <w:rFonts w:ascii="Times New Roman" w:hAnsi="Times New Roman" w:hint="eastAsia"/>
            <w:b w:val="0"/>
            <w:bCs/>
          </w:rPr>
          <w:delText>选取</w:delText>
        </w:r>
      </w:del>
      <w:del w:id="1740" w:author="Yongkai Chen" w:date="2025-03-16T15:55:00Z" w16du:dateUtc="2025-03-16T07:55:00Z">
        <w:r w:rsidR="00F33E48" w:rsidDel="00A61437">
          <w:rPr>
            <w:rFonts w:ascii="Times New Roman" w:hAnsi="Times New Roman" w:hint="eastAsia"/>
            <w:b w:val="0"/>
            <w:bCs/>
          </w:rPr>
          <w:delText>数据库中的马赫数</w:delText>
        </w:r>
        <w:r w:rsidR="00F33E48" w:rsidDel="00A61437">
          <w:rPr>
            <w:rFonts w:ascii="Times New Roman" w:hAnsi="Times New Roman" w:hint="eastAsia"/>
            <w:b w:val="0"/>
            <w:bCs/>
          </w:rPr>
          <w:delText>10</w:delText>
        </w:r>
        <w:r w:rsidR="00BE2A37" w:rsidDel="00A61437">
          <w:rPr>
            <w:rFonts w:ascii="Times New Roman" w:hAnsi="Times New Roman" w:hint="eastAsia"/>
            <w:b w:val="0"/>
            <w:bCs/>
          </w:rPr>
          <w:delText>数据</w:delText>
        </w:r>
        <w:r w:rsidR="00DF58A3" w:rsidDel="00A61437">
          <w:rPr>
            <w:rFonts w:ascii="Times New Roman" w:hAnsi="Times New Roman" w:hint="eastAsia"/>
            <w:b w:val="0"/>
            <w:bCs/>
          </w:rPr>
          <w:delText>为</w:delText>
        </w:r>
        <w:r w:rsidR="00F33E48" w:rsidDel="00A61437">
          <w:rPr>
            <w:rFonts w:ascii="Times New Roman" w:hAnsi="Times New Roman" w:hint="eastAsia"/>
            <w:b w:val="0"/>
            <w:bCs/>
          </w:rPr>
          <w:delText>测试算例</w:delText>
        </w:r>
      </w:del>
      <w:ins w:id="1741" w:author="Yongkai Chen" w:date="2025-03-16T15:55:00Z" w16du:dateUtc="2025-03-16T07:55:00Z">
        <w:r w:rsidR="00A61437">
          <w:rPr>
            <w:rFonts w:ascii="Times New Roman" w:hAnsi="Times New Roman" w:hint="eastAsia"/>
            <w:b w:val="0"/>
            <w:bCs/>
          </w:rPr>
          <w:t>已生成的高精度数据库</w:t>
        </w:r>
        <w:r w:rsidR="00C7639A">
          <w:rPr>
            <w:rFonts w:ascii="Times New Roman" w:hAnsi="Times New Roman" w:hint="eastAsia"/>
            <w:b w:val="0"/>
            <w:bCs/>
          </w:rPr>
          <w:t>，</w:t>
        </w:r>
      </w:ins>
      <w:del w:id="1742" w:author="Yongkai Chen" w:date="2025-03-16T15:55:00Z" w16du:dateUtc="2025-03-16T07:55:00Z">
        <w:r w:rsidR="00F33E48" w:rsidDel="00EE4890">
          <w:rPr>
            <w:rFonts w:ascii="Times New Roman" w:hAnsi="Times New Roman" w:hint="eastAsia"/>
            <w:b w:val="0"/>
            <w:bCs/>
          </w:rPr>
          <w:delText>，</w:delText>
        </w:r>
        <w:r w:rsidR="00BC5A7B" w:rsidDel="00EE4890">
          <w:rPr>
            <w:rFonts w:ascii="Times New Roman" w:hAnsi="Times New Roman" w:hint="eastAsia"/>
            <w:b w:val="0"/>
            <w:bCs/>
          </w:rPr>
          <w:delText>基于所形成的</w:delText>
        </w:r>
        <w:r w:rsidR="003A1C19" w:rsidDel="00EE4890">
          <w:rPr>
            <w:rFonts w:ascii="Times New Roman" w:hAnsi="Times New Roman" w:hint="eastAsia"/>
            <w:b w:val="0"/>
            <w:bCs/>
          </w:rPr>
          <w:delText>方法实现高超声速</w:delText>
        </w:r>
        <w:r w:rsidR="003A1C19" w:rsidRPr="003A1C19" w:rsidDel="00EE4890">
          <w:rPr>
            <w:rFonts w:ascii="Times New Roman" w:hAnsi="Times New Roman" w:hint="eastAsia"/>
            <w:b w:val="0"/>
            <w:bCs/>
          </w:rPr>
          <w:delText>粗糙壁</w:delText>
        </w:r>
        <w:r w:rsidR="003A1C19" w:rsidDel="00EE4890">
          <w:rPr>
            <w:rFonts w:ascii="Times New Roman" w:hAnsi="Times New Roman" w:hint="eastAsia"/>
            <w:b w:val="0"/>
            <w:bCs/>
          </w:rPr>
          <w:delText>湍流简化模拟，</w:delText>
        </w:r>
      </w:del>
      <w:r w:rsidR="003A1C19">
        <w:rPr>
          <w:rFonts w:ascii="Times New Roman" w:hAnsi="Times New Roman" w:hint="eastAsia"/>
          <w:b w:val="0"/>
          <w:bCs/>
        </w:rPr>
        <w:t>评估</w:t>
      </w:r>
      <w:ins w:id="1743" w:author="Yongkai Chen" w:date="2025-03-16T15:55:00Z" w16du:dateUtc="2025-03-16T07:55:00Z">
        <w:r w:rsidR="00A0391B">
          <w:rPr>
            <w:rFonts w:ascii="Times New Roman" w:hAnsi="Times New Roman" w:hint="eastAsia"/>
            <w:b w:val="0"/>
            <w:bCs/>
          </w:rPr>
          <w:t>并</w:t>
        </w:r>
      </w:ins>
      <w:del w:id="1744" w:author="Yongkai Chen" w:date="2025-03-16T15:55:00Z" w16du:dateUtc="2025-03-16T07:55:00Z">
        <w:r w:rsidR="00C16EAB" w:rsidDel="00A0391B">
          <w:rPr>
            <w:rFonts w:ascii="Times New Roman" w:hAnsi="Times New Roman" w:hint="eastAsia"/>
            <w:b w:val="0"/>
            <w:bCs/>
          </w:rPr>
          <w:delText>、</w:delText>
        </w:r>
      </w:del>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05C8A5BD"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082240B9" w14:textId="77777777" w:rsidR="00D259BA" w:rsidRDefault="009C6AB7" w:rsidP="00A508D9">
      <w:pPr>
        <w:pStyle w:val="main"/>
        <w:spacing w:after="156"/>
        <w:ind w:firstLine="480"/>
      </w:pPr>
      <w:r w:rsidRPr="003459F2">
        <w:rPr>
          <w:noProof/>
        </w:rPr>
        <mc:AlternateContent>
          <mc:Choice Requires="wps">
            <w:drawing>
              <wp:anchor distT="0" distB="0" distL="114300" distR="114300" simplePos="0" relativeHeight="251675648" behindDoc="0" locked="0" layoutInCell="1" allowOverlap="1" wp14:anchorId="724331D8" wp14:editId="58D1DC05">
                <wp:simplePos x="0" y="0"/>
                <wp:positionH relativeFrom="margin">
                  <wp:align>left</wp:align>
                </wp:positionH>
                <wp:positionV relativeFrom="paragraph">
                  <wp:posOffset>601980</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74AB6C98" w14:textId="258B82CE" w:rsidR="009C6AB7" w:rsidRDefault="009C6AB7" w:rsidP="009C6AB7">
                            <w:pPr>
                              <w:pStyle w:val="Caption"/>
                              <w:spacing w:line="240" w:lineRule="auto"/>
                              <w:ind w:firstLineChars="0" w:firstLine="0"/>
                              <w:jc w:val="center"/>
                              <w:rPr>
                                <w:b/>
                                <w:bCs/>
                                <w:i w:val="0"/>
                                <w:iCs w:val="0"/>
                              </w:rPr>
                            </w:pPr>
                            <w:permStart w:id="1905137621" w:edGrp="everyone"/>
                            <w:del w:id="1745" w:author="Yongkai Chen" w:date="2025-03-16T16:06:00Z" w16du:dateUtc="2025-03-16T08:06:00Z">
                              <w:r w:rsidDel="004A4EF9">
                                <w:rPr>
                                  <w:b/>
                                  <w:bCs/>
                                  <w:i w:val="0"/>
                                  <w:iCs w:val="0"/>
                                  <w:noProof/>
                                </w:rPr>
                                <w:drawing>
                                  <wp:inline distT="0" distB="0" distL="0" distR="0" wp14:anchorId="02C965B2" wp14:editId="3B7FD3FA">
                                    <wp:extent cx="5323205" cy="1296035"/>
                                    <wp:effectExtent l="0" t="0" r="0" b="0"/>
                                    <wp:docPr id="63166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3205" cy="1296035"/>
                                            </a:xfrm>
                                            <a:prstGeom prst="rect">
                                              <a:avLst/>
                                            </a:prstGeom>
                                            <a:noFill/>
                                            <a:ln>
                                              <a:noFill/>
                                            </a:ln>
                                          </pic:spPr>
                                        </pic:pic>
                                      </a:graphicData>
                                    </a:graphic>
                                  </wp:inline>
                                </w:drawing>
                              </w:r>
                            </w:del>
                            <w:ins w:id="1746" w:author="Yongkai Chen" w:date="2025-03-16T16:06:00Z" w16du:dateUtc="2025-03-16T08:06:00Z">
                              <w:r w:rsidR="004A4EF9">
                                <w:rPr>
                                  <w:rFonts w:hint="eastAsia"/>
                                  <w:b/>
                                  <w:bCs/>
                                  <w:i w:val="0"/>
                                  <w:iCs w:val="0"/>
                                  <w:noProof/>
                                </w:rPr>
                                <w:drawing>
                                  <wp:inline distT="0" distB="0" distL="0" distR="0" wp14:anchorId="441211A1" wp14:editId="47E7E00F">
                                    <wp:extent cx="5320665" cy="1297305"/>
                                    <wp:effectExtent l="0" t="0" r="0" b="0"/>
                                    <wp:docPr id="4989012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0665" cy="1297305"/>
                                            </a:xfrm>
                                            <a:prstGeom prst="rect">
                                              <a:avLst/>
                                            </a:prstGeom>
                                            <a:noFill/>
                                            <a:ln>
                                              <a:noFill/>
                                            </a:ln>
                                          </pic:spPr>
                                        </pic:pic>
                                      </a:graphicData>
                                    </a:graphic>
                                  </wp:inline>
                                </w:drawing>
                              </w:r>
                            </w:ins>
                          </w:p>
                          <w:p w14:paraId="6F71FB7A" w14:textId="5100281A" w:rsidR="009C6AB7" w:rsidRPr="00A2671E" w:rsidRDefault="009C6AB7" w:rsidP="009C6AB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ins w:id="1747" w:author="Yongkai Chen" w:date="2025-03-16T15:57:00Z" w16du:dateUtc="2025-03-16T07:57:00Z">
                              <w:r w:rsidR="00306679">
                                <w:rPr>
                                  <w:rFonts w:hint="eastAsia"/>
                                  <w:b/>
                                  <w:bCs/>
                                  <w:i w:val="0"/>
                                  <w:iCs w:val="0"/>
                                  <w:sz w:val="21"/>
                                  <w:szCs w:val="21"/>
                                </w:rPr>
                                <w:t>分析</w:t>
                              </w:r>
                              <w:r w:rsidR="004B5E80">
                                <w:rPr>
                                  <w:rFonts w:hint="eastAsia"/>
                                  <w:b/>
                                  <w:bCs/>
                                  <w:i w:val="0"/>
                                  <w:iCs w:val="0"/>
                                  <w:sz w:val="21"/>
                                  <w:szCs w:val="21"/>
                                </w:rPr>
                                <w:t>可压缩效应</w:t>
                              </w:r>
                              <w:r w:rsidR="00306679">
                                <w:rPr>
                                  <w:rFonts w:hint="eastAsia"/>
                                  <w:b/>
                                  <w:bCs/>
                                  <w:i w:val="0"/>
                                  <w:iCs w:val="0"/>
                                  <w:sz w:val="21"/>
                                  <w:szCs w:val="21"/>
                                </w:rPr>
                                <w:t>对</w:t>
                              </w:r>
                            </w:ins>
                            <w:r w:rsidRPr="00A2671E">
                              <w:rPr>
                                <w:rFonts w:hint="eastAsia"/>
                                <w:b/>
                                <w:bCs/>
                                <w:i w:val="0"/>
                                <w:iCs w:val="0"/>
                                <w:sz w:val="21"/>
                                <w:szCs w:val="21"/>
                              </w:rPr>
                              <w:t>高超声速粗糙壁湍流</w:t>
                            </w:r>
                            <w:del w:id="1748" w:author="Yongkai Chen" w:date="2025-03-16T15:57:00Z" w16du:dateUtc="2025-03-16T07:57:00Z">
                              <w:r w:rsidDel="004B5E80">
                                <w:rPr>
                                  <w:rFonts w:hint="eastAsia"/>
                                  <w:b/>
                                  <w:bCs/>
                                  <w:i w:val="0"/>
                                  <w:iCs w:val="0"/>
                                  <w:sz w:val="21"/>
                                  <w:szCs w:val="21"/>
                                </w:rPr>
                                <w:delText>简化</w:delText>
                              </w:r>
                              <w:r w:rsidRPr="00A2671E" w:rsidDel="004B5E80">
                                <w:rPr>
                                  <w:rFonts w:hint="eastAsia"/>
                                  <w:b/>
                                  <w:bCs/>
                                  <w:i w:val="0"/>
                                  <w:iCs w:val="0"/>
                                  <w:sz w:val="21"/>
                                  <w:szCs w:val="21"/>
                                </w:rPr>
                                <w:delText>模拟与流动</w:delText>
                              </w:r>
                              <w:r w:rsidRPr="00A2671E" w:rsidDel="00306679">
                                <w:rPr>
                                  <w:rFonts w:hint="eastAsia"/>
                                  <w:b/>
                                  <w:bCs/>
                                  <w:i w:val="0"/>
                                  <w:iCs w:val="0"/>
                                  <w:sz w:val="21"/>
                                  <w:szCs w:val="21"/>
                                </w:rPr>
                                <w:delText>分析</w:delText>
                              </w:r>
                            </w:del>
                            <w:ins w:id="1749" w:author="Yongkai Chen" w:date="2025-03-16T15:57:00Z" w16du:dateUtc="2025-03-16T07:57:00Z">
                              <w:r w:rsidR="00306679">
                                <w:rPr>
                                  <w:rFonts w:hint="eastAsia"/>
                                  <w:b/>
                                  <w:bCs/>
                                  <w:i w:val="0"/>
                                  <w:iCs w:val="0"/>
                                  <w:sz w:val="21"/>
                                  <w:szCs w:val="21"/>
                                </w:rPr>
                                <w:t>的影响</w:t>
                              </w:r>
                            </w:ins>
                            <w:permEnd w:id="19051376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4331D8" id="_x0000_s1030" type="#_x0000_t202" style="position:absolute;left:0;text-align:left;margin-left:0;margin-top:47.4pt;width:419.85pt;height:13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" stroked="f">
                <v:textbox inset="0,0,0,0">
                  <w:txbxContent>
                    <w:p w14:paraId="74AB6C98" w14:textId="258B82CE" w:rsidR="009C6AB7" w:rsidRDefault="009C6AB7" w:rsidP="009C6AB7">
                      <w:pPr>
                        <w:pStyle w:val="Caption"/>
                        <w:spacing w:line="240" w:lineRule="auto"/>
                        <w:ind w:firstLineChars="0" w:firstLine="0"/>
                        <w:jc w:val="center"/>
                        <w:rPr>
                          <w:b/>
                          <w:bCs/>
                          <w:i w:val="0"/>
                          <w:iCs w:val="0"/>
                        </w:rPr>
                      </w:pPr>
                      <w:permStart w:id="1905137621" w:edGrp="everyone"/>
                      <w:del w:id="1750" w:author="Yongkai Chen" w:date="2025-03-16T16:06:00Z" w16du:dateUtc="2025-03-16T08:06:00Z">
                        <w:r w:rsidDel="004A4EF9">
                          <w:rPr>
                            <w:b/>
                            <w:bCs/>
                            <w:i w:val="0"/>
                            <w:iCs w:val="0"/>
                            <w:noProof/>
                          </w:rPr>
                          <w:drawing>
                            <wp:inline distT="0" distB="0" distL="0" distR="0" wp14:anchorId="02C965B2" wp14:editId="3B7FD3FA">
                              <wp:extent cx="5323205" cy="1296035"/>
                              <wp:effectExtent l="0" t="0" r="0" b="0"/>
                              <wp:docPr id="63166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3205" cy="1296035"/>
                                      </a:xfrm>
                                      <a:prstGeom prst="rect">
                                        <a:avLst/>
                                      </a:prstGeom>
                                      <a:noFill/>
                                      <a:ln>
                                        <a:noFill/>
                                      </a:ln>
                                    </pic:spPr>
                                  </pic:pic>
                                </a:graphicData>
                              </a:graphic>
                            </wp:inline>
                          </w:drawing>
                        </w:r>
                      </w:del>
                      <w:ins w:id="1751" w:author="Yongkai Chen" w:date="2025-03-16T16:06:00Z" w16du:dateUtc="2025-03-16T08:06:00Z">
                        <w:r w:rsidR="004A4EF9">
                          <w:rPr>
                            <w:rFonts w:hint="eastAsia"/>
                            <w:b/>
                            <w:bCs/>
                            <w:i w:val="0"/>
                            <w:iCs w:val="0"/>
                            <w:noProof/>
                          </w:rPr>
                          <w:drawing>
                            <wp:inline distT="0" distB="0" distL="0" distR="0" wp14:anchorId="441211A1" wp14:editId="47E7E00F">
                              <wp:extent cx="5320665" cy="1297305"/>
                              <wp:effectExtent l="0" t="0" r="0" b="0"/>
                              <wp:docPr id="4989012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0665" cy="1297305"/>
                                      </a:xfrm>
                                      <a:prstGeom prst="rect">
                                        <a:avLst/>
                                      </a:prstGeom>
                                      <a:noFill/>
                                      <a:ln>
                                        <a:noFill/>
                                      </a:ln>
                                    </pic:spPr>
                                  </pic:pic>
                                </a:graphicData>
                              </a:graphic>
                            </wp:inline>
                          </w:drawing>
                        </w:r>
                      </w:ins>
                    </w:p>
                    <w:p w14:paraId="6F71FB7A" w14:textId="5100281A" w:rsidR="009C6AB7" w:rsidRPr="00A2671E" w:rsidRDefault="009C6AB7" w:rsidP="009C6AB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ins w:id="1752" w:author="Yongkai Chen" w:date="2025-03-16T15:57:00Z" w16du:dateUtc="2025-03-16T07:57:00Z">
                        <w:r w:rsidR="00306679">
                          <w:rPr>
                            <w:rFonts w:hint="eastAsia"/>
                            <w:b/>
                            <w:bCs/>
                            <w:i w:val="0"/>
                            <w:iCs w:val="0"/>
                            <w:sz w:val="21"/>
                            <w:szCs w:val="21"/>
                          </w:rPr>
                          <w:t>分析</w:t>
                        </w:r>
                        <w:r w:rsidR="004B5E80">
                          <w:rPr>
                            <w:rFonts w:hint="eastAsia"/>
                            <w:b/>
                            <w:bCs/>
                            <w:i w:val="0"/>
                            <w:iCs w:val="0"/>
                            <w:sz w:val="21"/>
                            <w:szCs w:val="21"/>
                          </w:rPr>
                          <w:t>可压缩效应</w:t>
                        </w:r>
                        <w:r w:rsidR="00306679">
                          <w:rPr>
                            <w:rFonts w:hint="eastAsia"/>
                            <w:b/>
                            <w:bCs/>
                            <w:i w:val="0"/>
                            <w:iCs w:val="0"/>
                            <w:sz w:val="21"/>
                            <w:szCs w:val="21"/>
                          </w:rPr>
                          <w:t>对</w:t>
                        </w:r>
                      </w:ins>
                      <w:r w:rsidRPr="00A2671E">
                        <w:rPr>
                          <w:rFonts w:hint="eastAsia"/>
                          <w:b/>
                          <w:bCs/>
                          <w:i w:val="0"/>
                          <w:iCs w:val="0"/>
                          <w:sz w:val="21"/>
                          <w:szCs w:val="21"/>
                        </w:rPr>
                        <w:t>高超声速粗糙壁湍流</w:t>
                      </w:r>
                      <w:del w:id="1753" w:author="Yongkai Chen" w:date="2025-03-16T15:57:00Z" w16du:dateUtc="2025-03-16T07:57:00Z">
                        <w:r w:rsidDel="004B5E80">
                          <w:rPr>
                            <w:rFonts w:hint="eastAsia"/>
                            <w:b/>
                            <w:bCs/>
                            <w:i w:val="0"/>
                            <w:iCs w:val="0"/>
                            <w:sz w:val="21"/>
                            <w:szCs w:val="21"/>
                          </w:rPr>
                          <w:delText>简化</w:delText>
                        </w:r>
                        <w:r w:rsidRPr="00A2671E" w:rsidDel="004B5E80">
                          <w:rPr>
                            <w:rFonts w:hint="eastAsia"/>
                            <w:b/>
                            <w:bCs/>
                            <w:i w:val="0"/>
                            <w:iCs w:val="0"/>
                            <w:sz w:val="21"/>
                            <w:szCs w:val="21"/>
                          </w:rPr>
                          <w:delText>模拟与流动</w:delText>
                        </w:r>
                        <w:r w:rsidRPr="00A2671E" w:rsidDel="00306679">
                          <w:rPr>
                            <w:rFonts w:hint="eastAsia"/>
                            <w:b/>
                            <w:bCs/>
                            <w:i w:val="0"/>
                            <w:iCs w:val="0"/>
                            <w:sz w:val="21"/>
                            <w:szCs w:val="21"/>
                          </w:rPr>
                          <w:delText>分析</w:delText>
                        </w:r>
                      </w:del>
                      <w:ins w:id="1754" w:author="Yongkai Chen" w:date="2025-03-16T15:57:00Z" w16du:dateUtc="2025-03-16T07:57:00Z">
                        <w:r w:rsidR="00306679">
                          <w:rPr>
                            <w:rFonts w:hint="eastAsia"/>
                            <w:b/>
                            <w:bCs/>
                            <w:i w:val="0"/>
                            <w:iCs w:val="0"/>
                            <w:sz w:val="21"/>
                            <w:szCs w:val="21"/>
                          </w:rPr>
                          <w:t>的影响</w:t>
                        </w:r>
                      </w:ins>
                      <w:permEnd w:id="1905137621"/>
                    </w:p>
                  </w:txbxContent>
                </v:textbox>
                <w10:wrap type="topAndBottom" anchorx="margin"/>
              </v:shape>
            </w:pict>
          </mc:Fallback>
        </mc:AlternateContent>
      </w:r>
      <w:r>
        <w:rPr>
          <w:rFonts w:hint="eastAsia"/>
        </w:rPr>
        <w:t>本部分内容主要研究可压缩效应对高超声速粗糙壁湍流的影响机理，具体的研究方案如图</w:t>
      </w:r>
      <w:r>
        <w:rPr>
          <w:rFonts w:hint="eastAsia"/>
        </w:rPr>
        <w:t>5</w:t>
      </w:r>
      <w:r>
        <w:rPr>
          <w:rFonts w:hint="eastAsia"/>
        </w:rPr>
        <w:t>所示。</w:t>
      </w:r>
    </w:p>
    <w:p w14:paraId="5189E55C" w14:textId="666CB6F3" w:rsidR="00A508D9" w:rsidRDefault="00D259BA" w:rsidP="00A508D9">
      <w:pPr>
        <w:pStyle w:val="main"/>
        <w:spacing w:after="156"/>
        <w:ind w:firstLine="480"/>
      </w:pPr>
      <w:r>
        <w:rPr>
          <w:rFonts w:hint="eastAsia"/>
        </w:rPr>
        <w:t>首先，</w: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CD4D95">
        <w:rPr>
          <w:rFonts w:hint="eastAsia"/>
        </w:rPr>
        <w:t>Autoencoder</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49464498" w:rsidR="00A508D9" w:rsidDel="00F07CDE" w:rsidRDefault="00A508D9" w:rsidP="00A508D9">
      <w:pPr>
        <w:pStyle w:val="main"/>
        <w:spacing w:after="156"/>
        <w:ind w:firstLineChars="0" w:firstLine="0"/>
        <w:rPr>
          <w:del w:id="1755" w:author="Yongkai Chen" w:date="2025-03-16T15:33:00Z" w16du:dateUtc="2025-03-16T07:33:00Z"/>
        </w:rPr>
      </w:pPr>
      <w:del w:id="1756" w:author="Yongkai Chen" w:date="2025-03-16T15:33:00Z" w16du:dateUtc="2025-03-16T07:33:00Z">
        <w:r w:rsidDel="00F07CDE">
          <w:rPr>
            <w:rFonts w:hint="eastAsia"/>
          </w:rPr>
          <w:delText xml:space="preserve"> </w:delText>
        </w:r>
      </w:del>
    </w:p>
    <w:p w14:paraId="50C1F342" w14:textId="37D1E301"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FACA2F6"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w:t>
      </w:r>
      <w:r w:rsidR="00A52964">
        <w:rPr>
          <w:rFonts w:hint="eastAsia"/>
        </w:rPr>
        <w:lastRenderedPageBreak/>
        <w:t>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698C16C4"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883E1B">
        <w:rPr>
          <w:rFonts w:ascii="SimSun" w:hAnsi="SimSun" w:hint="eastAsia"/>
          <w:b/>
          <w:bCs/>
          <w:sz w:val="24"/>
        </w:rPr>
        <w:t>将</w:t>
      </w:r>
      <w:r w:rsidR="00050211">
        <w:rPr>
          <w:rFonts w:ascii="SimSun" w:hAnsi="SimSun" w:hint="eastAsia"/>
          <w:b/>
          <w:bCs/>
          <w:sz w:val="24"/>
        </w:rPr>
        <w:t>各向</w:t>
      </w:r>
      <w:r w:rsidR="004278F0">
        <w:rPr>
          <w:rFonts w:ascii="SimSun" w:hAnsi="SimSun" w:hint="eastAsia"/>
          <w:b/>
          <w:bCs/>
          <w:sz w:val="24"/>
        </w:rPr>
        <w:t>异性分布</w:t>
      </w:r>
      <w:r w:rsidR="004278F0" w:rsidRPr="00E75655">
        <w:rPr>
          <w:rFonts w:ascii="SimSun" w:hAnsi="SimSun" w:hint="eastAsia"/>
          <w:b/>
          <w:bCs/>
          <w:sz w:val="24"/>
        </w:rPr>
        <w:t>粗糙</w:t>
      </w:r>
      <w:r w:rsidR="004278F0">
        <w:rPr>
          <w:rFonts w:ascii="SimSun" w:hAnsi="SimSun" w:hint="eastAsia"/>
          <w:b/>
          <w:bCs/>
          <w:sz w:val="24"/>
        </w:rPr>
        <w:t>元</w:t>
      </w:r>
      <w:r w:rsidR="00050211">
        <w:rPr>
          <w:rFonts w:ascii="SimSun" w:hAnsi="SimSun" w:hint="eastAsia"/>
          <w:b/>
          <w:bCs/>
          <w:sz w:val="24"/>
        </w:rPr>
        <w:t>拓扑结构</w:t>
      </w:r>
      <w:r w:rsidR="00883E1B">
        <w:rPr>
          <w:rFonts w:ascii="SimSun" w:hAnsi="SimSun" w:hint="eastAsia"/>
          <w:b/>
          <w:bCs/>
          <w:sz w:val="24"/>
        </w:rPr>
        <w:t>抽象为</w:t>
      </w:r>
      <w:r w:rsidR="00357F92">
        <w:rPr>
          <w:rFonts w:ascii="SimSun" w:hAnsi="SimSun" w:hint="eastAsia"/>
          <w:b/>
          <w:bCs/>
          <w:sz w:val="24"/>
        </w:rPr>
        <w:t>图网络</w:t>
      </w:r>
      <w:r w:rsidR="00933CB6">
        <w:rPr>
          <w:rFonts w:ascii="SimSun" w:hAnsi="SimSun" w:hint="eastAsia"/>
          <w:sz w:val="24"/>
        </w:rPr>
        <w:t>。</w:t>
      </w:r>
      <w:r w:rsidR="008A784F">
        <w:rPr>
          <w:rFonts w:ascii="SimSun" w:hAnsi="SimSun" w:hint="eastAsia"/>
          <w:sz w:val="24"/>
        </w:rPr>
        <w:t>粗糙壁的</w:t>
      </w:r>
      <w:r w:rsidR="006936BB">
        <w:rPr>
          <w:rFonts w:ascii="SimSun" w:hAnsi="SimSun" w:hint="eastAsia"/>
          <w:sz w:val="24"/>
        </w:rPr>
        <w:t>复杂</w:t>
      </w:r>
      <w:r w:rsidR="008A784F">
        <w:rPr>
          <w:rFonts w:ascii="SimSun" w:hAnsi="SimSun" w:hint="eastAsia"/>
          <w:sz w:val="24"/>
        </w:rPr>
        <w:t>表面</w:t>
      </w:r>
      <w:r w:rsidR="009D6D7F">
        <w:rPr>
          <w:rFonts w:ascii="SimSun" w:hAnsi="SimSun" w:hint="eastAsia"/>
          <w:sz w:val="24"/>
        </w:rPr>
        <w:t>结构是模拟</w:t>
      </w:r>
      <w:r w:rsidR="005F6137">
        <w:rPr>
          <w:rFonts w:ascii="SimSun" w:hAnsi="SimSun" w:hint="eastAsia"/>
          <w:sz w:val="24"/>
        </w:rPr>
        <w:t>困难</w:t>
      </w:r>
      <w:r w:rsidR="007454E9">
        <w:rPr>
          <w:rFonts w:ascii="SimSun" w:hAnsi="SimSun" w:hint="eastAsia"/>
          <w:sz w:val="24"/>
        </w:rPr>
        <w:t>的主要原因</w:t>
      </w:r>
      <w:r w:rsidR="00620EF9">
        <w:rPr>
          <w:rFonts w:ascii="SimSun" w:hAnsi="SimSun" w:hint="eastAsia"/>
          <w:sz w:val="24"/>
        </w:rPr>
        <w:t>之一</w:t>
      </w:r>
      <w:r w:rsidR="00466077">
        <w:rPr>
          <w:rFonts w:ascii="SimSun" w:hAnsi="SimSun" w:hint="eastAsia"/>
          <w:sz w:val="24"/>
        </w:rPr>
        <w:t>，</w:t>
      </w:r>
      <w:r w:rsidR="00331627">
        <w:rPr>
          <w:rFonts w:ascii="SimSun" w:hAnsi="SimSun" w:hint="eastAsia"/>
          <w:sz w:val="24"/>
        </w:rPr>
        <w:t>传统近壁面流动建模方法会抹去</w:t>
      </w:r>
      <w:r w:rsidR="00C137B3">
        <w:rPr>
          <w:rFonts w:ascii="SimSun" w:hAnsi="SimSun" w:hint="eastAsia"/>
          <w:sz w:val="24"/>
        </w:rPr>
        <w:t>大量细节</w:t>
      </w:r>
      <w:r w:rsidR="00DC309D">
        <w:rPr>
          <w:rFonts w:ascii="SimSun" w:hAnsi="SimSun" w:hint="eastAsia"/>
          <w:sz w:val="24"/>
        </w:rPr>
        <w:t>，</w:t>
      </w:r>
      <w:r w:rsidR="007A38F7">
        <w:rPr>
          <w:rFonts w:ascii="SimSun" w:hAnsi="SimSun" w:hint="eastAsia"/>
          <w:sz w:val="24"/>
        </w:rPr>
        <w:t>处理</w:t>
      </w:r>
      <w:r w:rsidR="00DC309D" w:rsidRPr="007A38F7">
        <w:rPr>
          <w:rFonts w:ascii="SimSun" w:hAnsi="SimSun" w:hint="eastAsia"/>
          <w:sz w:val="24"/>
        </w:rPr>
        <w:t>各向异性分布粗糙元</w:t>
      </w:r>
      <w:r w:rsidR="00F211EA">
        <w:rPr>
          <w:rFonts w:ascii="SimSun" w:hAnsi="SimSun" w:hint="eastAsia"/>
          <w:sz w:val="24"/>
        </w:rPr>
        <w:t>存在瓶颈</w:t>
      </w:r>
      <w:r w:rsidR="000F18C0">
        <w:rPr>
          <w:rFonts w:ascii="SimSun" w:hAnsi="SimSun" w:hint="eastAsia"/>
          <w:sz w:val="24"/>
        </w:rPr>
        <w:t>。</w:t>
      </w:r>
      <w:r w:rsidR="00F84BA3">
        <w:rPr>
          <w:rFonts w:ascii="SimSun" w:hAnsi="SimSun" w:hint="eastAsia"/>
          <w:sz w:val="24"/>
        </w:rPr>
        <w:t>本项目</w:t>
      </w:r>
      <w:r w:rsidR="004D27ED">
        <w:rPr>
          <w:rFonts w:ascii="SimSun" w:hAnsi="SimSun" w:hint="eastAsia"/>
          <w:sz w:val="24"/>
        </w:rPr>
        <w:t>提出</w:t>
      </w:r>
      <w:r w:rsidR="00B60162">
        <w:rPr>
          <w:rFonts w:ascii="SimSun" w:hAnsi="SimSun" w:hint="eastAsia"/>
          <w:sz w:val="24"/>
        </w:rPr>
        <w:t>将粗糙元所形成的拓扑结构转化为图，</w:t>
      </w:r>
      <w:r w:rsidR="008907B9">
        <w:rPr>
          <w:rFonts w:ascii="SimSun" w:hAnsi="SimSun" w:hint="eastAsia"/>
          <w:sz w:val="24"/>
        </w:rPr>
        <w:t>以求利用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502A2B">
        <w:rPr>
          <w:rFonts w:ascii="SimSun" w:hAnsi="SimSun" w:hint="eastAsia"/>
          <w:sz w:val="24"/>
        </w:rPr>
        <w:t>突破</w:t>
      </w:r>
      <w:r w:rsidR="00A91B03">
        <w:rPr>
          <w:rFonts w:ascii="SimSun" w:hAnsi="SimSun" w:hint="eastAsia"/>
          <w:sz w:val="24"/>
        </w:rPr>
        <w:t>各向</w:t>
      </w:r>
      <w:r w:rsidR="009A3459" w:rsidRPr="007A38F7">
        <w:rPr>
          <w:rFonts w:ascii="SimSun" w:hAnsi="SimSun" w:hint="eastAsia"/>
          <w:sz w:val="24"/>
        </w:rPr>
        <w:t>异性分布粗糙元</w:t>
      </w:r>
      <w:r w:rsidR="009A3459">
        <w:rPr>
          <w:rFonts w:ascii="SimSun" w:hAnsi="SimSun" w:hint="eastAsia"/>
          <w:sz w:val="24"/>
        </w:rPr>
        <w:t>近壁面流动的</w:t>
      </w:r>
      <w:r w:rsidR="00502A2B">
        <w:rPr>
          <w:rFonts w:ascii="SimSun" w:hAnsi="SimSun" w:hint="eastAsia"/>
          <w:sz w:val="24"/>
        </w:rPr>
        <w:t>建模瓶颈</w:t>
      </w:r>
      <w:r w:rsidR="009A3459">
        <w:rPr>
          <w:rFonts w:ascii="SimSun" w:hAnsi="SimSun" w:hint="eastAsia"/>
          <w:sz w:val="24"/>
        </w:rPr>
        <w:t>。</w:t>
      </w:r>
    </w:p>
    <w:p w14:paraId="1FA0968F" w14:textId="1F1CEF42"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AE44E8" w:rsidRPr="00AE44E8">
        <w:rPr>
          <w:rFonts w:ascii="SimSun" w:hAnsi="SimSun" w:hint="eastAsia"/>
          <w:b/>
          <w:bCs/>
          <w:sz w:val="24"/>
        </w:rPr>
        <w:t>基于</w:t>
      </w:r>
      <w:r w:rsidR="00792669" w:rsidRPr="00AE44E8">
        <w:rPr>
          <w:rFonts w:ascii="SimSun" w:hAnsi="SimSun" w:hint="eastAsia"/>
          <w:b/>
          <w:bCs/>
          <w:sz w:val="24"/>
        </w:rPr>
        <w:t>泛化阻抗</w:t>
      </w:r>
      <w:r w:rsidR="00AE44E8" w:rsidRPr="00AE44E8">
        <w:rPr>
          <w:rFonts w:ascii="SimSun" w:hAnsi="SimSun" w:hint="eastAsia"/>
          <w:b/>
          <w:bCs/>
          <w:sz w:val="24"/>
        </w:rPr>
        <w:t>的</w:t>
      </w:r>
      <w:r w:rsidR="00655CD4" w:rsidRPr="00655CD4">
        <w:rPr>
          <w:rFonts w:ascii="SimSun" w:hAnsi="SimSun" w:hint="eastAsia"/>
          <w:b/>
          <w:bCs/>
          <w:sz w:val="24"/>
        </w:rPr>
        <w:t>高</w:t>
      </w:r>
      <w:bookmarkStart w:id="1757" w:name="OLE_LINK2"/>
      <w:r w:rsidR="00655CD4" w:rsidRPr="00655CD4">
        <w:rPr>
          <w:rFonts w:ascii="SimSun" w:hAnsi="SimSun" w:hint="eastAsia"/>
          <w:b/>
          <w:bCs/>
          <w:sz w:val="24"/>
        </w:rPr>
        <w:t>超声</w:t>
      </w:r>
      <w:bookmarkEnd w:id="1757"/>
      <w:r w:rsidR="00655CD4" w:rsidRPr="00655CD4">
        <w:rPr>
          <w:rFonts w:ascii="SimSun" w:hAnsi="SimSun" w:hint="eastAsia"/>
          <w:b/>
          <w:bCs/>
          <w:sz w:val="24"/>
        </w:rPr>
        <w:t>速</w:t>
      </w:r>
      <w:r w:rsidR="003B4C05">
        <w:rPr>
          <w:rFonts w:ascii="SimSun" w:hAnsi="SimSun" w:hint="eastAsia"/>
          <w:b/>
          <w:bCs/>
          <w:sz w:val="24"/>
        </w:rPr>
        <w:t>粗糙</w:t>
      </w:r>
      <w:r w:rsidR="00655CD4" w:rsidRPr="00655CD4">
        <w:rPr>
          <w:rFonts w:ascii="SimSun" w:hAnsi="SimSun" w:hint="eastAsia"/>
          <w:b/>
          <w:bCs/>
          <w:sz w:val="24"/>
        </w:rPr>
        <w:t>壁湍流简化模拟方法</w:t>
      </w:r>
      <w:r w:rsidR="00065BBC" w:rsidRPr="00065BBC">
        <w:rPr>
          <w:rFonts w:ascii="SimSun" w:hAnsi="SimSun" w:hint="eastAsia"/>
          <w:b/>
          <w:bCs/>
          <w:sz w:val="24"/>
        </w:rPr>
        <w:t>。</w:t>
      </w:r>
      <w:r w:rsidR="00717E11" w:rsidRPr="00717E11">
        <w:rPr>
          <w:rFonts w:ascii="SimSun" w:hAnsi="SimSun" w:hint="eastAsia"/>
          <w:sz w:val="24"/>
        </w:rPr>
        <w:t>传统</w:t>
      </w:r>
      <w:r w:rsidR="00717E11">
        <w:rPr>
          <w:rFonts w:ascii="SimSun" w:hAnsi="SimSun" w:hint="eastAsia"/>
          <w:sz w:val="24"/>
        </w:rPr>
        <w:t>的粗糙壁简化模拟方法存在泛化能力弱，处理</w:t>
      </w:r>
      <w:r w:rsidR="00717E11" w:rsidRPr="00717E11">
        <w:rPr>
          <w:rFonts w:ascii="SimSun" w:hAnsi="SimSun" w:hint="eastAsia"/>
          <w:sz w:val="24"/>
        </w:rPr>
        <w:t>各向异性分布</w:t>
      </w:r>
      <w:r w:rsidR="00717E11">
        <w:rPr>
          <w:rFonts w:ascii="SimSun" w:hAnsi="SimSun" w:hint="eastAsia"/>
          <w:sz w:val="24"/>
        </w:rPr>
        <w:t>粗糙元困难的问题。</w:t>
      </w:r>
      <w:r w:rsidR="002C5354">
        <w:rPr>
          <w:rFonts w:ascii="SimSun" w:hAnsi="SimSun" w:hint="eastAsia"/>
          <w:sz w:val="24"/>
        </w:rPr>
        <w:t>对此，</w:t>
      </w:r>
      <w:r w:rsidR="004E03C2">
        <w:rPr>
          <w:rFonts w:ascii="SimSun" w:hAnsi="SimSun" w:hint="eastAsia"/>
          <w:sz w:val="24"/>
        </w:rPr>
        <w:t>本项目提出</w:t>
      </w:r>
      <w:r w:rsidR="008B4897">
        <w:rPr>
          <w:rFonts w:ascii="SimSun" w:hAnsi="SimSun" w:hint="eastAsia"/>
          <w:sz w:val="24"/>
        </w:rPr>
        <w:t>将阻抗的概念进行泛化，将粗糙元</w:t>
      </w:r>
      <w:r w:rsidR="00547AA9">
        <w:rPr>
          <w:rFonts w:ascii="SimSun" w:hAnsi="SimSun" w:hint="eastAsia"/>
          <w:sz w:val="24"/>
        </w:rPr>
        <w:t>外形参数与</w:t>
      </w:r>
      <w:r w:rsidR="008B4897">
        <w:rPr>
          <w:rFonts w:ascii="SimSun" w:hAnsi="SimSun" w:hint="eastAsia"/>
          <w:sz w:val="24"/>
        </w:rPr>
        <w:t>各向异性特征定量体现在其定义中，</w:t>
      </w:r>
      <w:r w:rsidR="00BB2115">
        <w:rPr>
          <w:rFonts w:ascii="SimSun" w:hAnsi="SimSun" w:hint="eastAsia"/>
          <w:sz w:val="24"/>
        </w:rPr>
        <w:t>弱化</w:t>
      </w:r>
      <w:r w:rsidR="00501AD8">
        <w:rPr>
          <w:rFonts w:ascii="SimSun" w:hAnsi="SimSun" w:hint="eastAsia"/>
          <w:sz w:val="24"/>
        </w:rPr>
        <w:t>经验参数的作用，</w:t>
      </w:r>
      <w:r w:rsidR="00F23E56">
        <w:rPr>
          <w:rFonts w:ascii="SimSun" w:hAnsi="SimSun" w:hint="eastAsia"/>
          <w:sz w:val="24"/>
        </w:rPr>
        <w:t>以期达准确模拟</w:t>
      </w:r>
      <w:r w:rsidR="008B4897">
        <w:rPr>
          <w:rFonts w:ascii="SimSun" w:hAnsi="SimSun" w:hint="eastAsia"/>
          <w:sz w:val="24"/>
        </w:rPr>
        <w:t>粗糙</w:t>
      </w:r>
      <w:r w:rsidR="00BA37D9">
        <w:rPr>
          <w:rFonts w:ascii="SimSun" w:hAnsi="SimSun" w:hint="eastAsia"/>
          <w:sz w:val="24"/>
        </w:rPr>
        <w:t>壁对来流的</w:t>
      </w:r>
      <w:r w:rsidR="0095727A">
        <w:rPr>
          <w:rFonts w:ascii="SimSun" w:hAnsi="SimSun" w:hint="eastAsia"/>
          <w:sz w:val="24"/>
        </w:rPr>
        <w:t>实时反馈</w:t>
      </w:r>
      <w:r w:rsidR="00DC0D75">
        <w:rPr>
          <w:rFonts w:ascii="SimSun" w:hAnsi="SimSun" w:hint="eastAsia"/>
          <w:sz w:val="24"/>
        </w:rPr>
        <w:t>。</w:t>
      </w:r>
    </w:p>
    <w:p w14:paraId="0388C650" w14:textId="01BA3494"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t>3</w:t>
      </w:r>
      <w:r w:rsidRPr="0089496A">
        <w:rPr>
          <w:rFonts w:ascii="SimSun" w:hAnsi="SimSun" w:hint="eastAsia"/>
          <w:sz w:val="24"/>
        </w:rPr>
        <w:t>）</w:t>
      </w:r>
      <w:r w:rsidR="00967F3B">
        <w:rPr>
          <w:rFonts w:ascii="SimSun" w:hAnsi="SimSun" w:hint="eastAsia"/>
          <w:b/>
          <w:bCs/>
          <w:sz w:val="24"/>
        </w:rPr>
        <w:t>聚焦</w:t>
      </w:r>
      <w:r w:rsidRPr="00940F41">
        <w:rPr>
          <w:rFonts w:ascii="SimSun" w:hAnsi="SimSun" w:hint="eastAsia"/>
          <w:b/>
          <w:bCs/>
          <w:sz w:val="24"/>
        </w:rPr>
        <w:t>粗糙壁湍流</w:t>
      </w:r>
      <w:r w:rsidR="00967F3B">
        <w:rPr>
          <w:rFonts w:ascii="SimSun" w:hAnsi="SimSun" w:hint="eastAsia"/>
          <w:b/>
          <w:bCs/>
          <w:sz w:val="24"/>
        </w:rPr>
        <w:t>中</w:t>
      </w:r>
      <w:r w:rsidR="00967F3B" w:rsidRPr="00940F41">
        <w:rPr>
          <w:rFonts w:ascii="SimSun" w:hAnsi="SimSun" w:hint="eastAsia"/>
          <w:b/>
          <w:bCs/>
          <w:sz w:val="24"/>
        </w:rPr>
        <w:t>可压缩效应</w:t>
      </w:r>
      <w:r w:rsidRPr="00940F41">
        <w:rPr>
          <w:rFonts w:ascii="SimSun" w:hAnsi="SimSun" w:hint="eastAsia"/>
          <w:b/>
          <w:bCs/>
          <w:sz w:val="24"/>
        </w:rPr>
        <w:t>的影响。</w:t>
      </w:r>
      <w:r>
        <w:rPr>
          <w:rFonts w:ascii="SimSun" w:hAnsi="SimSun" w:hint="eastAsia"/>
          <w:sz w:val="24"/>
        </w:rPr>
        <w:t>可压缩效应对高超声速粗糙壁湍流的影响仍处于探索阶段，</w:t>
      </w:r>
      <w:r w:rsidR="00A82B3F">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本项目提出利用连续粗糙元函数生成</w:t>
      </w:r>
      <w:r w:rsidR="0097152D">
        <w:rPr>
          <w:rFonts w:ascii="SimSun" w:hAnsi="SimSun" w:hint="eastAsia"/>
          <w:sz w:val="24"/>
        </w:rPr>
        <w:t>可量化、</w:t>
      </w:r>
      <w:r>
        <w:rPr>
          <w:rFonts w:ascii="SimSun" w:hAnsi="SimSun" w:hint="eastAsia"/>
          <w:sz w:val="24"/>
        </w:rPr>
        <w:t>接近实际工程表面的</w:t>
      </w:r>
      <w:r w:rsidR="006F7286">
        <w:rPr>
          <w:rFonts w:ascii="SimSun" w:hAnsi="SimSun" w:hint="eastAsia"/>
          <w:sz w:val="24"/>
        </w:rPr>
        <w:t>各向异性</w:t>
      </w:r>
      <w:r w:rsidR="009027AF">
        <w:rPr>
          <w:rFonts w:ascii="SimSun" w:hAnsi="SimSun" w:hint="eastAsia"/>
          <w:sz w:val="24"/>
        </w:rPr>
        <w:t>粗糙</w:t>
      </w:r>
      <w:r>
        <w:rPr>
          <w:rFonts w:ascii="SimSun" w:hAnsi="SimSun"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80"/>
        <w:rPr>
          <w:rFonts w:ascii="SimSun" w:hAnsi="SimSun"/>
          <w:b/>
          <w:bCs/>
          <w:sz w:val="24"/>
        </w:rPr>
      </w:pPr>
      <w:permStart w:id="1807120037" w:edGrp="everyone"/>
      <w:r w:rsidRPr="00F308D4">
        <w:rPr>
          <w:rFonts w:ascii="SimSun" w:hAnsi="SimSun"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lastRenderedPageBreak/>
        <w:t>2026年1月1日 – 2026年12月31日</w:t>
      </w:r>
    </w:p>
    <w:p w14:paraId="300C9D73" w14:textId="22F30CFA"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sidR="000865BE">
        <w:rPr>
          <w:rFonts w:ascii="SimSun" w:hAnsi="SimSun" w:hint="eastAsia"/>
          <w:sz w:val="24"/>
        </w:rPr>
        <w:t>基于</w:t>
      </w:r>
      <w:r w:rsidR="000865BE" w:rsidRPr="002C4265">
        <w:rPr>
          <w:rFonts w:hint="eastAsia"/>
          <w:bCs/>
          <w:sz w:val="24"/>
        </w:rPr>
        <w:t>连续型粗糙元函数</w:t>
      </w:r>
      <w:r w:rsidR="000865BE">
        <w:rPr>
          <w:rFonts w:hint="eastAsia"/>
          <w:bCs/>
          <w:sz w:val="24"/>
        </w:rPr>
        <w:t>生成各向异性分布</w:t>
      </w:r>
      <w:r w:rsidR="0033076D">
        <w:rPr>
          <w:rFonts w:hint="eastAsia"/>
          <w:bCs/>
          <w:sz w:val="24"/>
        </w:rPr>
        <w:t>粗糙壁</w:t>
      </w:r>
      <w:r w:rsidR="000865BE">
        <w:rPr>
          <w:rFonts w:hint="eastAsia"/>
          <w:bCs/>
          <w:sz w:val="24"/>
        </w:rPr>
        <w:t>，</w:t>
      </w:r>
      <w:r w:rsidR="00236796">
        <w:rPr>
          <w:rFonts w:ascii="SimSun" w:hAnsi="SimSun" w:hint="eastAsia"/>
          <w:sz w:val="24"/>
        </w:rPr>
        <w:t>进行孔隙网络建模（</w:t>
      </w:r>
      <w:r w:rsidR="00236796" w:rsidRPr="000C0D72">
        <w:rPr>
          <w:rFonts w:hint="eastAsia"/>
          <w:sz w:val="24"/>
        </w:rPr>
        <w:t>PNM</w:t>
      </w:r>
      <w:r w:rsidR="00236796">
        <w:rPr>
          <w:rFonts w:ascii="SimSun" w:hAnsi="SimSun" w:hint="eastAsia"/>
          <w:sz w:val="24"/>
        </w:rPr>
        <w:t>）并构建</w:t>
      </w:r>
      <w:r w:rsidR="00236796" w:rsidRPr="000C0D72">
        <w:rPr>
          <w:rFonts w:hint="eastAsia"/>
          <w:sz w:val="24"/>
        </w:rPr>
        <w:t>GNN</w:t>
      </w:r>
      <w:r w:rsidR="00236796">
        <w:rPr>
          <w:rFonts w:ascii="SimSun" w:hAnsi="SimSun" w:hint="eastAsia"/>
          <w:sz w:val="24"/>
        </w:rPr>
        <w:t>框架</w:t>
      </w:r>
      <w:r w:rsidR="00236796" w:rsidRPr="00C441A9">
        <w:rPr>
          <w:rFonts w:ascii="SimSun" w:hAnsi="SimSun" w:hint="eastAsia"/>
          <w:sz w:val="24"/>
        </w:rPr>
        <w:t>。</w:t>
      </w:r>
      <w:r w:rsidR="00341AB2" w:rsidRPr="00C441A9">
        <w:rPr>
          <w:rFonts w:ascii="SimSun" w:hAnsi="SimSun" w:hint="eastAsia"/>
          <w:sz w:val="24"/>
        </w:rPr>
        <w:t>（内容</w:t>
      </w:r>
      <w:r w:rsidR="00274F12" w:rsidRPr="00340F64">
        <w:rPr>
          <w:sz w:val="24"/>
          <w:rPrChange w:id="1758" w:author="Yongkai Chen" w:date="2025-03-16T11:42:00Z" w16du:dateUtc="2025-03-16T03:42:00Z">
            <w:rPr>
              <w:rFonts w:ascii="SimSun" w:hAnsi="SimSun"/>
              <w:sz w:val="24"/>
            </w:rPr>
          </w:rPrChange>
        </w:rPr>
        <w:t>1</w:t>
      </w:r>
      <w:r w:rsidR="00341AB2" w:rsidRPr="00C441A9">
        <w:rPr>
          <w:rFonts w:ascii="SimSun" w:hAnsi="SimSun" w:hint="eastAsia"/>
          <w:sz w:val="24"/>
        </w:rPr>
        <w:t>）</w:t>
      </w:r>
      <w:r w:rsidR="00341AB2">
        <w:rPr>
          <w:rFonts w:ascii="SimSun" w:hAnsi="SimSun" w:hint="eastAsia"/>
          <w:sz w:val="24"/>
        </w:rPr>
        <w:t>；</w:t>
      </w:r>
    </w:p>
    <w:p w14:paraId="4D6E4F29" w14:textId="61831BEE" w:rsidR="007C1C47"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0865BE">
        <w:rPr>
          <w:rFonts w:ascii="SimSun" w:hAnsi="SimSun" w:hint="eastAsia"/>
          <w:sz w:val="24"/>
        </w:rPr>
        <w:t>利用所生成的外形</w:t>
      </w:r>
      <w:r w:rsidR="007C1C47">
        <w:rPr>
          <w:rFonts w:hint="eastAsia"/>
          <w:bCs/>
          <w:sz w:val="24"/>
        </w:rPr>
        <w:t>进行高超声速粗糙壁平板湍流模拟</w:t>
      </w:r>
      <w:r w:rsidR="004758E1">
        <w:rPr>
          <w:rFonts w:hint="eastAsia"/>
          <w:bCs/>
          <w:sz w:val="24"/>
        </w:rPr>
        <w:t>，初步构建高精度数据集</w:t>
      </w:r>
      <w:r w:rsidR="007C1C47" w:rsidRPr="00C441A9">
        <w:rPr>
          <w:rFonts w:ascii="SimSun" w:hAnsi="SimSun" w:hint="eastAsia"/>
          <w:sz w:val="24"/>
        </w:rPr>
        <w:t>（内容</w:t>
      </w:r>
      <w:r w:rsidR="007C1C47" w:rsidRPr="00340F64">
        <w:rPr>
          <w:sz w:val="24"/>
          <w:rPrChange w:id="1759" w:author="Yongkai Chen" w:date="2025-03-16T11:42:00Z" w16du:dateUtc="2025-03-16T03:42:00Z">
            <w:rPr>
              <w:rFonts w:ascii="SimSun" w:hAnsi="SimSun"/>
              <w:sz w:val="24"/>
            </w:rPr>
          </w:rPrChange>
        </w:rPr>
        <w:t>2</w:t>
      </w:r>
      <w:r w:rsidR="007C1C47" w:rsidRPr="00C441A9">
        <w:rPr>
          <w:rFonts w:ascii="SimSun" w:hAnsi="SimSun" w:hint="eastAsia"/>
          <w:sz w:val="24"/>
        </w:rPr>
        <w:t>）</w:t>
      </w:r>
      <w:r w:rsidR="007C1C47">
        <w:rPr>
          <w:rFonts w:ascii="SimSun" w:hAnsi="SimSun" w:hint="eastAsia"/>
          <w:sz w:val="24"/>
        </w:rPr>
        <w:t>；</w:t>
      </w:r>
    </w:p>
    <w:p w14:paraId="2C93AEB7" w14:textId="31F26B65" w:rsidR="00F44D8F" w:rsidDel="00511DF9" w:rsidRDefault="00B67588" w:rsidP="00F44D8F">
      <w:pPr>
        <w:snapToGrid w:val="0"/>
        <w:spacing w:line="440" w:lineRule="exact"/>
        <w:ind w:firstLineChars="196" w:firstLine="470"/>
        <w:rPr>
          <w:del w:id="1760" w:author="Yongkai Chen" w:date="2025-03-16T11:30:00Z" w16du:dateUtc="2025-03-16T03:30:00Z"/>
          <w:rFonts w:ascii="SimSun" w:hAnsi="SimSun"/>
          <w:sz w:val="24"/>
        </w:rPr>
      </w:pPr>
      <w:del w:id="1761" w:author="Yongkai Chen" w:date="2025-03-16T11:30:00Z" w16du:dateUtc="2025-03-16T03:30:00Z">
        <w:r w:rsidDel="00511DF9">
          <w:rPr>
            <w:rFonts w:ascii="SimSun" w:hAnsi="SimSun" w:hint="eastAsia"/>
            <w:sz w:val="24"/>
          </w:rPr>
          <w:delText>3</w:delText>
        </w:r>
        <w:r w:rsidRPr="00C441A9" w:rsidDel="00511DF9">
          <w:rPr>
            <w:rFonts w:ascii="SimSun" w:hAnsi="SimSun" w:hint="eastAsia"/>
            <w:sz w:val="24"/>
          </w:rPr>
          <w:delText>）</w:delText>
        </w:r>
        <w:r w:rsidR="00F44D8F" w:rsidDel="00511DF9">
          <w:rPr>
            <w:rFonts w:ascii="SimSun" w:hAnsi="SimSun" w:hint="eastAsia"/>
            <w:sz w:val="24"/>
          </w:rPr>
          <w:delText>针对所生成的粗糙壁外形，进行孔隙网络建模（</w:delText>
        </w:r>
        <w:r w:rsidR="00F44D8F" w:rsidRPr="000C0D72" w:rsidDel="00511DF9">
          <w:rPr>
            <w:rFonts w:hint="eastAsia"/>
            <w:sz w:val="24"/>
          </w:rPr>
          <w:delText>PNM</w:delText>
        </w:r>
        <w:r w:rsidR="00F44D8F" w:rsidDel="00511DF9">
          <w:rPr>
            <w:rFonts w:ascii="SimSun" w:hAnsi="SimSun" w:hint="eastAsia"/>
            <w:sz w:val="24"/>
          </w:rPr>
          <w:delText>）并构建</w:delText>
        </w:r>
        <w:r w:rsidR="00F44D8F" w:rsidRPr="000C0D72" w:rsidDel="00511DF9">
          <w:rPr>
            <w:rFonts w:hint="eastAsia"/>
            <w:sz w:val="24"/>
          </w:rPr>
          <w:delText>GNN</w:delText>
        </w:r>
        <w:r w:rsidR="00F44D8F" w:rsidDel="00511DF9">
          <w:rPr>
            <w:rFonts w:ascii="SimSun" w:hAnsi="SimSun" w:hint="eastAsia"/>
            <w:sz w:val="24"/>
          </w:rPr>
          <w:delText>框架</w:delText>
        </w:r>
        <w:r w:rsidR="00F44D8F" w:rsidRPr="00C441A9" w:rsidDel="00511DF9">
          <w:rPr>
            <w:rFonts w:ascii="SimSun" w:hAnsi="SimSun" w:hint="eastAsia"/>
            <w:sz w:val="24"/>
          </w:rPr>
          <w:delText>。（</w:delText>
        </w:r>
        <w:r w:rsidR="00F44D8F" w:rsidDel="00511DF9">
          <w:rPr>
            <w:rFonts w:ascii="SimSun" w:hAnsi="SimSun" w:hint="eastAsia"/>
            <w:sz w:val="24"/>
          </w:rPr>
          <w:delText>内容2</w:delText>
        </w:r>
        <w:r w:rsidR="00F44D8F" w:rsidRPr="00C441A9" w:rsidDel="00511DF9">
          <w:rPr>
            <w:rFonts w:ascii="SimSun" w:hAnsi="SimSun" w:hint="eastAsia"/>
            <w:sz w:val="24"/>
          </w:rPr>
          <w:delText>）</w:delText>
        </w:r>
        <w:r w:rsidR="00F44D8F" w:rsidDel="00511DF9">
          <w:rPr>
            <w:rFonts w:ascii="SimSun" w:hAnsi="SimSun" w:hint="eastAsia"/>
            <w:sz w:val="24"/>
          </w:rPr>
          <w:delText>；</w:delText>
        </w:r>
      </w:del>
    </w:p>
    <w:p w14:paraId="112AAC58" w14:textId="599025F5" w:rsidR="00C441A9" w:rsidRPr="00C441A9" w:rsidRDefault="00511DF9" w:rsidP="00C441A9">
      <w:pPr>
        <w:snapToGrid w:val="0"/>
        <w:spacing w:line="440" w:lineRule="exact"/>
        <w:ind w:firstLineChars="196" w:firstLine="470"/>
        <w:rPr>
          <w:rFonts w:ascii="SimSun" w:hAnsi="SimSun"/>
          <w:sz w:val="24"/>
        </w:rPr>
      </w:pPr>
      <w:ins w:id="1762" w:author="Yongkai Chen" w:date="2025-03-16T11:31:00Z" w16du:dateUtc="2025-03-16T03:31:00Z">
        <w:r>
          <w:rPr>
            <w:rFonts w:ascii="SimSun" w:hAnsi="SimSun" w:hint="eastAsia"/>
            <w:sz w:val="24"/>
          </w:rPr>
          <w:t>3</w:t>
        </w:r>
      </w:ins>
      <w:del w:id="1763" w:author="Yongkai Chen" w:date="2025-03-16T11:31:00Z" w16du:dateUtc="2025-03-16T03:31:00Z">
        <w:r w:rsidR="00C441A9" w:rsidRPr="00C441A9" w:rsidDel="00511DF9">
          <w:rPr>
            <w:rFonts w:ascii="SimSun" w:hAnsi="SimSun" w:hint="eastAsia"/>
            <w:sz w:val="24"/>
          </w:rPr>
          <w:delText>4</w:delText>
        </w:r>
      </w:del>
      <w:r w:rsidR="00C441A9" w:rsidRPr="00C441A9">
        <w:rPr>
          <w:rFonts w:ascii="SimSun" w:hAnsi="SimSun" w:hint="eastAsia"/>
          <w:sz w:val="24"/>
        </w:rPr>
        <w:t>）参加国际学术交流1次（</w:t>
      </w:r>
      <w:r w:rsidR="00C441A9" w:rsidRPr="000C0D72">
        <w:rPr>
          <w:sz w:val="24"/>
        </w:rPr>
        <w:t>如</w:t>
      </w:r>
      <w:r w:rsidR="00C441A9" w:rsidRPr="000C0D72">
        <w:rPr>
          <w:sz w:val="24"/>
        </w:rPr>
        <w:t>AIAA SciTech</w:t>
      </w:r>
      <w:r w:rsidR="00C441A9" w:rsidRPr="00C441A9">
        <w:rPr>
          <w:rFonts w:ascii="SimSun" w:hAnsi="SimSun" w:hint="eastAsia"/>
          <w:sz w:val="24"/>
        </w:rPr>
        <w:t>）</w:t>
      </w:r>
      <w:r w:rsidR="00E03970">
        <w:rPr>
          <w:rFonts w:ascii="SimSun" w:hAnsi="SimSun" w:hint="eastAsia"/>
          <w:sz w:val="24"/>
        </w:rPr>
        <w:t>。</w:t>
      </w:r>
      <w:r w:rsidR="00C441A9"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1CDD50E"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w:t>
      </w:r>
      <w:del w:id="1764" w:author="Yongkai Chen" w:date="2025-03-16T11:31:00Z" w16du:dateUtc="2025-03-16T03:31:00Z">
        <w:r w:rsidR="00C2629E" w:rsidDel="001159D8">
          <w:rPr>
            <w:rFonts w:ascii="SimSun" w:hAnsi="SimSun" w:hint="eastAsia"/>
            <w:sz w:val="24"/>
          </w:rPr>
          <w:delText>高超粗糙壁湍流数据和</w:delText>
        </w:r>
        <w:r w:rsidR="00364068" w:rsidDel="001159D8">
          <w:rPr>
            <w:rFonts w:ascii="SimSun" w:hAnsi="SimSun" w:hint="eastAsia"/>
            <w:sz w:val="24"/>
          </w:rPr>
          <w:delText>所生成的</w:delText>
        </w:r>
      </w:del>
      <w:r w:rsidR="00D26E11" w:rsidRPr="000C0D72">
        <w:rPr>
          <w:rFonts w:hint="eastAsia"/>
          <w:sz w:val="24"/>
        </w:rPr>
        <w:t>GNN</w:t>
      </w:r>
      <w:del w:id="1765" w:author="Yongkai Chen" w:date="2025-03-16T11:31:00Z" w16du:dateUtc="2025-03-16T03:31:00Z">
        <w:r w:rsidR="00D26E11" w:rsidDel="00592663">
          <w:rPr>
            <w:rFonts w:ascii="SimSun" w:hAnsi="SimSun" w:hint="eastAsia"/>
            <w:sz w:val="24"/>
          </w:rPr>
          <w:delText>网络</w:delText>
        </w:r>
      </w:del>
      <w:r w:rsidR="00D26E11">
        <w:rPr>
          <w:rFonts w:ascii="SimSun" w:hAnsi="SimSun" w:hint="eastAsia"/>
          <w:sz w:val="24"/>
        </w:rPr>
        <w:t>框架，</w:t>
      </w:r>
      <w:ins w:id="1766" w:author="Yongkai Chen" w:date="2025-03-16T11:31:00Z" w16du:dateUtc="2025-03-16T03:31:00Z">
        <w:r w:rsidR="00A26590">
          <w:rPr>
            <w:rFonts w:ascii="SimSun" w:hAnsi="SimSun" w:hint="eastAsia"/>
            <w:sz w:val="24"/>
          </w:rPr>
          <w:t>结合生成式</w:t>
        </w:r>
        <w:r w:rsidR="00A26590" w:rsidRPr="00683792">
          <w:rPr>
            <w:sz w:val="24"/>
            <w:rPrChange w:id="1767" w:author="Yongkai Chen" w:date="2025-03-16T11:36:00Z" w16du:dateUtc="2025-03-16T03:36:00Z">
              <w:rPr>
                <w:rFonts w:ascii="SimSun" w:hAnsi="SimSun"/>
                <w:sz w:val="24"/>
              </w:rPr>
            </w:rPrChange>
          </w:rPr>
          <w:t>AI</w:t>
        </w:r>
        <w:r w:rsidR="00A26590">
          <w:rPr>
            <w:rFonts w:ascii="SimSun" w:hAnsi="SimSun" w:hint="eastAsia"/>
            <w:sz w:val="24"/>
          </w:rPr>
          <w:t>，</w:t>
        </w:r>
        <w:r w:rsidR="00ED38D5">
          <w:rPr>
            <w:rFonts w:ascii="SimSun" w:hAnsi="SimSun" w:hint="eastAsia"/>
            <w:sz w:val="24"/>
          </w:rPr>
          <w:t>构建</w:t>
        </w:r>
        <w:r w:rsidR="00ED38D5" w:rsidRPr="00D0657E">
          <w:rPr>
            <w:sz w:val="24"/>
            <w:rPrChange w:id="1768" w:author="Yongkai Chen" w:date="2025-03-16T11:35:00Z" w16du:dateUtc="2025-03-16T03:35:00Z">
              <w:rPr>
                <w:rFonts w:ascii="SimSun" w:hAnsi="SimSun"/>
                <w:sz w:val="24"/>
              </w:rPr>
            </w:rPrChange>
          </w:rPr>
          <w:t>GNN</w:t>
        </w:r>
        <w:r w:rsidR="00ED38D5">
          <w:rPr>
            <w:rFonts w:ascii="SimSun" w:hAnsi="SimSun" w:hint="eastAsia"/>
            <w:sz w:val="24"/>
          </w:rPr>
          <w:t>节点空间可变泛化阻抗</w:t>
        </w:r>
      </w:ins>
      <w:ins w:id="1769" w:author="Yongkai Chen" w:date="2025-03-16T11:35:00Z" w16du:dateUtc="2025-03-16T03:35:00Z">
        <w:r w:rsidR="00095EA0">
          <w:rPr>
            <w:rFonts w:ascii="SimSun" w:hAnsi="SimSun" w:hint="eastAsia"/>
            <w:sz w:val="24"/>
          </w:rPr>
          <w:t>，</w:t>
        </w:r>
      </w:ins>
      <w:ins w:id="1770" w:author="Yongkai Chen" w:date="2025-03-16T11:32:00Z" w16du:dateUtc="2025-03-16T03:32:00Z">
        <w:r w:rsidR="00ED38D5">
          <w:rPr>
            <w:rFonts w:ascii="SimSun" w:hAnsi="SimSun" w:hint="eastAsia"/>
            <w:sz w:val="24"/>
          </w:rPr>
          <w:t>发展时域阻抗边界条件以用于简化模拟</w:t>
        </w:r>
      </w:ins>
      <w:del w:id="1771" w:author="Yongkai Chen" w:date="2025-03-16T11:31:00Z" w16du:dateUtc="2025-03-16T03:31:00Z">
        <w:r w:rsidR="00D26E11" w:rsidDel="00A26590">
          <w:rPr>
            <w:rFonts w:ascii="SimSun" w:hAnsi="SimSun" w:hint="eastAsia"/>
            <w:sz w:val="24"/>
          </w:rPr>
          <w:delText>结合</w:delText>
        </w:r>
        <w:r w:rsidR="00D26E11" w:rsidRPr="000C0D72" w:rsidDel="00A26590">
          <w:rPr>
            <w:rFonts w:hint="eastAsia"/>
            <w:sz w:val="24"/>
          </w:rPr>
          <w:delText>CNN</w:delText>
        </w:r>
        <w:r w:rsidR="00D26E11" w:rsidDel="00A26590">
          <w:rPr>
            <w:rFonts w:ascii="SimSun" w:hAnsi="SimSun" w:hint="eastAsia"/>
            <w:sz w:val="24"/>
          </w:rPr>
          <w:delText>训练得到</w:delText>
        </w:r>
        <w:r w:rsidR="001B6557" w:rsidDel="00A26590">
          <w:rPr>
            <w:rFonts w:ascii="SimSun" w:hAnsi="SimSun" w:hint="eastAsia"/>
            <w:sz w:val="24"/>
          </w:rPr>
          <w:delText>节点阻抗</w:delText>
        </w:r>
      </w:del>
      <w:del w:id="1772" w:author="Yongkai Chen" w:date="2025-03-16T11:35:00Z" w16du:dateUtc="2025-03-16T03:35:00Z">
        <w:r w:rsidR="00C67043" w:rsidDel="004A5729">
          <w:rPr>
            <w:rFonts w:ascii="SimSun" w:hAnsi="SimSun" w:hint="eastAsia"/>
            <w:sz w:val="24"/>
          </w:rPr>
          <w:delText>，</w:delText>
        </w:r>
        <w:r w:rsidR="00A839F2" w:rsidDel="004A5729">
          <w:rPr>
            <w:rFonts w:ascii="SimSun" w:hAnsi="SimSun" w:hint="eastAsia"/>
            <w:sz w:val="24"/>
          </w:rPr>
          <w:delText>获得</w:delText>
        </w:r>
        <w:r w:rsidR="00C67043" w:rsidDel="004A5729">
          <w:rPr>
            <w:rFonts w:ascii="SimSun" w:hAnsi="SimSun" w:hint="eastAsia"/>
            <w:sz w:val="24"/>
          </w:rPr>
          <w:delText>基于</w:delText>
        </w:r>
        <w:r w:rsidR="00C67043" w:rsidRPr="000C0D72" w:rsidDel="004A5729">
          <w:rPr>
            <w:rFonts w:hint="eastAsia"/>
            <w:sz w:val="24"/>
          </w:rPr>
          <w:delText>GNN</w:delText>
        </w:r>
        <w:r w:rsidR="00C67043" w:rsidDel="004A5729">
          <w:rPr>
            <w:rFonts w:ascii="SimSun" w:hAnsi="SimSun" w:hint="eastAsia"/>
            <w:sz w:val="24"/>
          </w:rPr>
          <w:delText>的时域阻抗边界条件</w:delText>
        </w:r>
      </w:del>
      <w:r w:rsidR="00C441A9" w:rsidRPr="00C441A9">
        <w:rPr>
          <w:rFonts w:ascii="SimSun" w:hAnsi="SimSun" w:hint="eastAsia"/>
          <w:sz w:val="24"/>
        </w:rPr>
        <w:t>（内容</w:t>
      </w:r>
      <w:del w:id="1773" w:author="Yongkai Chen" w:date="2025-03-16T11:31:00Z" w16du:dateUtc="2025-03-16T03:31:00Z">
        <w:r w:rsidR="00BE2377" w:rsidRPr="00340F64" w:rsidDel="002E3AC8">
          <w:rPr>
            <w:sz w:val="24"/>
            <w:rPrChange w:id="1774" w:author="Yongkai Chen" w:date="2025-03-16T11:41:00Z" w16du:dateUtc="2025-03-16T03:41:00Z">
              <w:rPr>
                <w:rFonts w:ascii="SimSun" w:hAnsi="SimSun"/>
                <w:sz w:val="24"/>
              </w:rPr>
            </w:rPrChange>
          </w:rPr>
          <w:delText>1</w:delText>
        </w:r>
      </w:del>
      <w:ins w:id="1775" w:author="Yongkai Chen" w:date="2025-03-16T11:31:00Z" w16du:dateUtc="2025-03-16T03:31:00Z">
        <w:r w:rsidR="002E3AC8" w:rsidRPr="00340F64">
          <w:rPr>
            <w:sz w:val="24"/>
            <w:rPrChange w:id="1776" w:author="Yongkai Chen" w:date="2025-03-16T11:41:00Z" w16du:dateUtc="2025-03-16T03:41:00Z">
              <w:rPr>
                <w:rFonts w:ascii="SimSun" w:hAnsi="SimSun"/>
                <w:sz w:val="24"/>
              </w:rPr>
            </w:rPrChange>
          </w:rPr>
          <w:t>2</w:t>
        </w:r>
      </w:ins>
      <w:r w:rsidR="00C441A9" w:rsidRPr="00C441A9">
        <w:rPr>
          <w:rFonts w:ascii="SimSun" w:hAnsi="SimSun" w:hint="eastAsia"/>
          <w:sz w:val="24"/>
        </w:rPr>
        <w:t>）</w:t>
      </w:r>
      <w:r w:rsidR="00C67043">
        <w:rPr>
          <w:rFonts w:ascii="SimSun" w:hAnsi="SimSun" w:hint="eastAsia"/>
          <w:sz w:val="24"/>
        </w:rPr>
        <w:t>；</w:t>
      </w:r>
    </w:p>
    <w:p w14:paraId="66697E2F" w14:textId="152F414C"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w:t>
      </w:r>
      <w:del w:id="1777" w:author="Yongkai Chen" w:date="2025-03-16T11:35:00Z" w16du:dateUtc="2025-03-16T03:35:00Z">
        <w:r w:rsidRPr="000C0D72" w:rsidDel="00772D7E">
          <w:rPr>
            <w:rFonts w:hint="eastAsia"/>
            <w:sz w:val="24"/>
          </w:rPr>
          <w:delText>GNN</w:delText>
        </w:r>
        <w:r w:rsidDel="00772D7E">
          <w:rPr>
            <w:rFonts w:ascii="SimSun" w:hAnsi="SimSun" w:hint="eastAsia"/>
            <w:sz w:val="24"/>
          </w:rPr>
          <w:delText>框架获得节点处的壁面物理量分布模型，</w:delText>
        </w:r>
      </w:del>
      <w:ins w:id="1778" w:author="Yongkai Chen" w:date="2025-03-16T11:35:00Z" w16du:dateUtc="2025-03-16T03:35:00Z">
        <w:r w:rsidR="00772D7E">
          <w:rPr>
            <w:rFonts w:hint="eastAsia"/>
            <w:sz w:val="24"/>
          </w:rPr>
          <w:t>构建的流动数据库，验证并优化所搭建的阻抗模型。</w:t>
        </w:r>
      </w:ins>
      <w:del w:id="1779" w:author="Yongkai Chen" w:date="2025-03-16T11:35:00Z" w16du:dateUtc="2025-03-16T03:35:00Z">
        <w:r w:rsidDel="00A7051D">
          <w:rPr>
            <w:rFonts w:ascii="SimSun" w:hAnsi="SimSun" w:hint="eastAsia"/>
            <w:sz w:val="24"/>
          </w:rPr>
          <w:delText>结合时域阻抗边界条件实现高超声速粗糙壁湍流的简化模拟（</w:delText>
        </w:r>
      </w:del>
      <w:r>
        <w:rPr>
          <w:rFonts w:ascii="SimSun" w:hAnsi="SimSun" w:hint="eastAsia"/>
          <w:sz w:val="24"/>
        </w:rPr>
        <w:t>内容</w:t>
      </w:r>
      <w:r w:rsidR="00F42581" w:rsidRPr="00340F64">
        <w:rPr>
          <w:sz w:val="24"/>
          <w:rPrChange w:id="1780" w:author="Yongkai Chen" w:date="2025-03-16T11:41:00Z" w16du:dateUtc="2025-03-16T03:41:00Z">
            <w:rPr>
              <w:rFonts w:ascii="SimSun" w:hAnsi="SimSun"/>
              <w:sz w:val="24"/>
            </w:rPr>
          </w:rPrChange>
        </w:rPr>
        <w:t>2</w:t>
      </w:r>
      <w:r>
        <w:rPr>
          <w:rFonts w:ascii="SimSun" w:hAnsi="SimSun" w:hint="eastAsia"/>
          <w:sz w:val="24"/>
        </w:rPr>
        <w:t>）</w:t>
      </w:r>
      <w:r w:rsidR="00452A05">
        <w:rPr>
          <w:rFonts w:ascii="SimSun" w:hAnsi="SimSun" w:hint="eastAsia"/>
          <w:sz w:val="24"/>
        </w:rPr>
        <w:t>；</w:t>
      </w:r>
    </w:p>
    <w:p w14:paraId="59817823" w14:textId="129B2A44"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ins w:id="1781" w:author="Yongkai Chen" w:date="2025-03-16T11:38:00Z" w16du:dateUtc="2025-03-16T03:38:00Z">
        <w:r w:rsidR="00C855A4">
          <w:rPr>
            <w:rFonts w:ascii="SimSun" w:hAnsi="SimSun" w:hint="eastAsia"/>
            <w:sz w:val="24"/>
          </w:rPr>
          <w:t xml:space="preserve">） </w:t>
        </w:r>
      </w:ins>
      <w:del w:id="1782" w:author="Yongkai Chen" w:date="2025-03-16T11:38:00Z" w16du:dateUtc="2025-03-16T03:38:00Z">
        <w:r w:rsidR="00C05F41" w:rsidDel="00C855A4">
          <w:rPr>
            <w:rFonts w:ascii="SimSun" w:hAnsi="SimSun" w:hint="eastAsia"/>
            <w:sz w:val="24"/>
          </w:rPr>
          <w:delText>）</w:delText>
        </w:r>
      </w:del>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sidRPr="00340F64">
        <w:rPr>
          <w:sz w:val="24"/>
          <w:rPrChange w:id="1783" w:author="Yongkai Chen" w:date="2025-03-16T11:41:00Z" w16du:dateUtc="2025-03-16T03:41:00Z">
            <w:rPr>
              <w:rFonts w:ascii="SimSun" w:hAnsi="SimSun"/>
              <w:sz w:val="24"/>
            </w:rPr>
          </w:rPrChange>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w:t>
      </w:r>
      <w:r w:rsidR="00C441A9" w:rsidRPr="006F4F44">
        <w:rPr>
          <w:rFonts w:hint="eastAsia"/>
          <w:sz w:val="24"/>
        </w:rPr>
        <w:t>1</w:t>
      </w:r>
      <w:r w:rsidR="00C441A9" w:rsidRPr="00C441A9">
        <w:rPr>
          <w:rFonts w:ascii="SimSun" w:hAnsi="SimSun" w:hint="eastAsia"/>
          <w:sz w:val="24"/>
        </w:rPr>
        <w:t>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SimSun" w:hAnsi="SimSun" w:hint="eastAsia"/>
          <w:sz w:val="24"/>
        </w:rPr>
        <w:t>次。（如</w:t>
      </w:r>
      <w:r w:rsidR="00C441A9" w:rsidRPr="000C0D72">
        <w:rPr>
          <w:rFonts w:hint="eastAsia"/>
          <w:sz w:val="24"/>
        </w:rPr>
        <w:t>AIAA</w:t>
      </w:r>
      <w:r w:rsidR="00C441A9" w:rsidRPr="00C441A9">
        <w:rPr>
          <w:rFonts w:ascii="SimSun" w:hAnsi="SimSun" w:hint="eastAsia"/>
          <w:sz w:val="24"/>
        </w:rPr>
        <w:t xml:space="preserve"> </w:t>
      </w:r>
      <w:r w:rsidR="00C441A9" w:rsidRPr="000C0D72">
        <w:rPr>
          <w:rFonts w:hint="eastAsia"/>
          <w:sz w:val="24"/>
        </w:rPr>
        <w:t>SciTech</w:t>
      </w:r>
      <w:r w:rsidR="00C441A9" w:rsidRPr="00C441A9">
        <w:rPr>
          <w:rFonts w:ascii="SimSun" w:hAnsi="SimSun" w:hint="eastAsia"/>
          <w:sz w:val="24"/>
        </w:rPr>
        <w:t>，全国计算流体力学会议等）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sidRPr="006F4F44">
        <w:rPr>
          <w:rFonts w:hint="eastAsia"/>
          <w:sz w:val="24"/>
        </w:rPr>
        <w:t>3</w:t>
      </w:r>
      <w:r w:rsidR="00BD62CD">
        <w:rPr>
          <w:rFonts w:ascii="SimSun" w:hAnsi="SimSun" w:hint="eastAsia"/>
          <w:sz w:val="24"/>
        </w:rPr>
        <w:t>）；</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w:t>
      </w:r>
      <w:r w:rsidR="00C441A9" w:rsidRPr="006F4F44">
        <w:rPr>
          <w:rFonts w:hint="eastAsia"/>
          <w:sz w:val="24"/>
        </w:rPr>
        <w:t>1-2</w:t>
      </w:r>
      <w:r w:rsidR="00C441A9" w:rsidRPr="00C441A9">
        <w:rPr>
          <w:rFonts w:ascii="SimSun" w:hAnsi="SimSun" w:hint="eastAsia"/>
          <w:sz w:val="24"/>
        </w:rPr>
        <w:t>次。（如</w:t>
      </w:r>
      <w:r w:rsidR="00C441A9" w:rsidRPr="00DC4E54">
        <w:rPr>
          <w:rFonts w:hint="eastAsia"/>
          <w:sz w:val="24"/>
        </w:rPr>
        <w:t>AIAA</w:t>
      </w:r>
      <w:r w:rsidR="00C441A9" w:rsidRPr="00C441A9">
        <w:rPr>
          <w:rFonts w:ascii="SimSun" w:hAnsi="SimSun" w:hint="eastAsia"/>
          <w:sz w:val="24"/>
        </w:rPr>
        <w:t xml:space="preserve"> </w:t>
      </w:r>
      <w:r w:rsidR="00C441A9" w:rsidRPr="00DC4E54">
        <w:rPr>
          <w:rFonts w:hint="eastAsia"/>
          <w:sz w:val="24"/>
        </w:rPr>
        <w:t>SciTech</w:t>
      </w:r>
      <w:r w:rsidR="00C441A9" w:rsidRPr="00C441A9">
        <w:rPr>
          <w:rFonts w:ascii="SimSun" w:hAnsi="SimSun" w:hint="eastAsia"/>
          <w:sz w:val="24"/>
        </w:rPr>
        <w:t>，全国计算流体力学会议等</w:t>
      </w:r>
      <w:r w:rsidR="0076275B">
        <w:rPr>
          <w:rFonts w:ascii="SimSun" w:hAnsi="SimSun"/>
          <w:sz w:val="24"/>
        </w:rPr>
        <w:t>）</w:t>
      </w:r>
      <w:r w:rsidR="00CB28A3">
        <w:rPr>
          <w:rFonts w:ascii="SimSun" w:hAnsi="SimSun" w:hint="eastAsia"/>
          <w:sz w:val="24"/>
        </w:rPr>
        <w:t>；</w:t>
      </w:r>
    </w:p>
    <w:p w14:paraId="7A54158B" w14:textId="59CC91B3" w:rsidR="001F621E"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5C8AF71C" w14:textId="77777777" w:rsidR="00830B05" w:rsidRPr="00C441A9" w:rsidRDefault="00830B05" w:rsidP="001F621E">
      <w:pPr>
        <w:snapToGrid w:val="0"/>
        <w:spacing w:line="440" w:lineRule="exact"/>
        <w:ind w:firstLineChars="196" w:firstLine="470"/>
        <w:rPr>
          <w:rFonts w:ascii="SimSun" w:hAnsi="SimSun"/>
          <w:sz w:val="24"/>
        </w:rPr>
      </w:pPr>
    </w:p>
    <w:p w14:paraId="5ADCE2E5" w14:textId="3EE75DD1" w:rsidR="00830B05" w:rsidRPr="00F308D4" w:rsidRDefault="00830B05" w:rsidP="00830B05">
      <w:pPr>
        <w:snapToGrid w:val="0"/>
        <w:spacing w:line="440" w:lineRule="exact"/>
        <w:ind w:firstLineChars="196" w:firstLine="480"/>
        <w:rPr>
          <w:rFonts w:ascii="SimSun" w:hAnsi="SimSun"/>
          <w:b/>
          <w:bCs/>
          <w:sz w:val="24"/>
        </w:rPr>
      </w:pPr>
      <w:r w:rsidRPr="00F308D4">
        <w:rPr>
          <w:rFonts w:ascii="SimSun" w:hAnsi="SimSun" w:hint="eastAsia"/>
          <w:b/>
          <w:bCs/>
          <w:sz w:val="24"/>
        </w:rPr>
        <w:t>5.</w:t>
      </w:r>
      <w:r w:rsidR="00151850">
        <w:rPr>
          <w:rFonts w:ascii="SimSun" w:hAnsi="SimSun" w:hint="eastAsia"/>
          <w:b/>
          <w:bCs/>
          <w:sz w:val="24"/>
        </w:rPr>
        <w:t>2</w:t>
      </w:r>
      <w:r w:rsidRPr="00F308D4">
        <w:rPr>
          <w:rFonts w:ascii="SimSun" w:hAnsi="SimSun" w:hint="eastAsia"/>
          <w:b/>
          <w:bCs/>
          <w:sz w:val="24"/>
        </w:rPr>
        <w:t xml:space="preserve"> </w:t>
      </w:r>
      <w:r w:rsidR="00151850">
        <w:rPr>
          <w:rFonts w:ascii="SimSun" w:hAnsi="SimSun"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6FC568E6"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w:t>
      </w:r>
      <w:ins w:id="1784" w:author="Yongkai Chen" w:date="2025-03-16T11:36:00Z" w16du:dateUtc="2025-03-16T03:36:00Z">
        <w:r w:rsidR="003D662F">
          <w:rPr>
            <w:rFonts w:ascii="SimSun" w:hAnsi="SimSun" w:hint="eastAsia"/>
            <w:sz w:val="24"/>
          </w:rPr>
          <w:t>空间可变</w:t>
        </w:r>
        <w:r w:rsidR="00B961B0">
          <w:rPr>
            <w:rFonts w:ascii="SimSun" w:hAnsi="SimSun" w:hint="eastAsia"/>
            <w:sz w:val="24"/>
          </w:rPr>
          <w:t>泛化阻抗</w:t>
        </w:r>
        <w:r w:rsidR="003D662F">
          <w:rPr>
            <w:rFonts w:ascii="SimSun" w:hAnsi="SimSun" w:hint="eastAsia"/>
            <w:sz w:val="24"/>
          </w:rPr>
          <w:t>模型</w:t>
        </w:r>
        <w:r w:rsidR="00C95DBD">
          <w:rPr>
            <w:rFonts w:ascii="SimSun" w:hAnsi="SimSun" w:hint="eastAsia"/>
            <w:sz w:val="24"/>
          </w:rPr>
          <w:t>的</w:t>
        </w:r>
      </w:ins>
      <w:del w:id="1785" w:author="Yongkai Chen" w:date="2025-03-16T11:36:00Z" w16du:dateUtc="2025-03-16T03:36:00Z">
        <w:r w:rsidR="003C661C" w:rsidRPr="00FB660C" w:rsidDel="00B961B0">
          <w:rPr>
            <w:rFonts w:hint="eastAsia"/>
            <w:sz w:val="24"/>
          </w:rPr>
          <w:delText>GNN</w:delText>
        </w:r>
        <w:r w:rsidR="003C661C" w:rsidDel="00B961B0">
          <w:rPr>
            <w:rFonts w:ascii="SimSun" w:hAnsi="SimSun" w:hint="eastAsia"/>
            <w:sz w:val="24"/>
          </w:rPr>
          <w:delText>的</w:delText>
        </w:r>
        <w:r w:rsidR="00472512" w:rsidDel="00C95DBD">
          <w:rPr>
            <w:rFonts w:ascii="SimSun" w:hAnsi="SimSun" w:hint="eastAsia"/>
            <w:sz w:val="24"/>
          </w:rPr>
          <w:delText>时域阻抗边界条件</w:delText>
        </w:r>
      </w:del>
      <w:r w:rsidR="00580074">
        <w:rPr>
          <w:rFonts w:ascii="SimSun" w:hAnsi="SimSun" w:hint="eastAsia"/>
          <w:sz w:val="24"/>
        </w:rPr>
        <w:t>粗糙壁简化模拟方法</w:t>
      </w:r>
      <w:r w:rsidR="000A6BE5">
        <w:rPr>
          <w:rFonts w:ascii="SimSun" w:hAnsi="SimSun" w:hint="eastAsia"/>
          <w:sz w:val="24"/>
        </w:rPr>
        <w:t>；</w:t>
      </w:r>
    </w:p>
    <w:p w14:paraId="2B7530ED" w14:textId="0645175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w:t>
      </w:r>
      <w:r w:rsidR="00952F11" w:rsidRPr="00952F11">
        <w:rPr>
          <w:rFonts w:hint="eastAsia"/>
          <w:sz w:val="24"/>
        </w:rPr>
        <w:t>JFM</w:t>
      </w:r>
      <w:r w:rsidR="00952F11">
        <w:rPr>
          <w:rFonts w:ascii="SimSun" w:hAnsi="SimSun" w:hint="eastAsia"/>
          <w:sz w:val="24"/>
        </w:rPr>
        <w:t>、</w:t>
      </w:r>
      <w:r w:rsidR="00952F11" w:rsidRPr="00952F11">
        <w:rPr>
          <w:rFonts w:hint="eastAsia"/>
          <w:sz w:val="24"/>
        </w:rPr>
        <w:t>J</w:t>
      </w:r>
      <w:r w:rsidR="00C11080">
        <w:rPr>
          <w:rFonts w:hint="eastAsia"/>
          <w:sz w:val="24"/>
        </w:rPr>
        <w:t>C</w:t>
      </w:r>
      <w:r w:rsidR="00952F11" w:rsidRPr="00952F11">
        <w:rPr>
          <w:rFonts w:hint="eastAsia"/>
          <w:sz w:val="24"/>
        </w:rPr>
        <w:t>P</w:t>
      </w:r>
      <w:r w:rsidR="00952F11">
        <w:rPr>
          <w:rFonts w:ascii="SimSun" w:hAnsi="SimSun" w:hint="eastAsia"/>
          <w:sz w:val="24"/>
        </w:rPr>
        <w:t>等领域内</w:t>
      </w:r>
      <w:r w:rsidRPr="00C441A9">
        <w:rPr>
          <w:rFonts w:ascii="SimSun" w:hAnsi="SimSun" w:hint="eastAsia"/>
          <w:sz w:val="24"/>
        </w:rPr>
        <w:t>顶级期刊发表论文</w:t>
      </w:r>
      <w:r w:rsidR="00FC546D" w:rsidRPr="0042264D">
        <w:rPr>
          <w:rFonts w:hint="eastAsia"/>
          <w:sz w:val="24"/>
        </w:rPr>
        <w:t>2-3</w:t>
      </w:r>
      <w:r w:rsidRPr="00C441A9">
        <w:rPr>
          <w:rFonts w:ascii="SimSun" w:hAnsi="SimSun" w:hint="eastAsia"/>
          <w:sz w:val="24"/>
        </w:rPr>
        <w:t>篇</w:t>
      </w:r>
      <w:r w:rsidR="00357E91">
        <w:rPr>
          <w:rFonts w:ascii="SimSun" w:hAnsi="SimSun" w:hint="eastAsia"/>
          <w:sz w:val="24"/>
        </w:rPr>
        <w:t>；</w:t>
      </w:r>
    </w:p>
    <w:p w14:paraId="49E2BC54" w14:textId="38EBEE6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sidR="00357E91">
        <w:rPr>
          <w:rFonts w:ascii="SimSun" w:hAnsi="SimSun" w:hint="eastAsia"/>
          <w:sz w:val="24"/>
        </w:rPr>
        <w:t>；</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w:t>
      </w:r>
      <w:r>
        <w:rPr>
          <w:rFonts w:ascii="KaiTi" w:eastAsia="KaiTi" w:hAnsi="KaiTi" w:cs="KaiTi_GB2312" w:hint="eastAsia"/>
          <w:color w:val="0070C0"/>
          <w:sz w:val="28"/>
          <w:szCs w:val="28"/>
        </w:rPr>
        <w:lastRenderedPageBreak/>
        <w:t>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w:t>
      </w:r>
      <w:r w:rsidRPr="00ED5AD1">
        <w:rPr>
          <w:rFonts w:hint="eastAsia"/>
        </w:rPr>
        <w:lastRenderedPageBreak/>
        <w:t>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w:t>
      </w:r>
      <w:r>
        <w:rPr>
          <w:rFonts w:ascii="KaiTi" w:eastAsia="KaiTi" w:hAnsi="KaiTi" w:hint="eastAsia"/>
          <w:bCs/>
          <w:color w:val="0070C0"/>
          <w:sz w:val="28"/>
          <w:szCs w:val="28"/>
        </w:rPr>
        <w:lastRenderedPageBreak/>
        <w:t>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4C66" w14:textId="77777777" w:rsidR="005D3A3A" w:rsidRDefault="005D3A3A" w:rsidP="00764C5B">
      <w:r>
        <w:separator/>
      </w:r>
    </w:p>
  </w:endnote>
  <w:endnote w:type="continuationSeparator" w:id="0">
    <w:p w14:paraId="560DBA1A" w14:textId="77777777" w:rsidR="005D3A3A" w:rsidRDefault="005D3A3A"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variable"/>
    <w:sig w:usb0="00000001" w:usb1="080E0000" w:usb2="00000010" w:usb3="00000000" w:csb0="00040000"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XITS Math">
    <w:panose1 w:val="02000503000000000000"/>
    <w:charset w:val="00"/>
    <w:family w:val="auto"/>
    <w:notTrueType/>
    <w:pitch w:val="variable"/>
    <w:sig w:usb0="A00022FF" w:usb1="0A02FDFF" w:usb2="0A000020" w:usb3="00000000" w:csb0="0000009F" w:csb1="00000000"/>
  </w:font>
  <w:font w:name="Cambria Math">
    <w:panose1 w:val="02040503050406030204"/>
    <w:charset w:val="00"/>
    <w:family w:val="roman"/>
    <w:pitch w:val="variable"/>
    <w:sig w:usb0="E00006FF" w:usb1="420024FF" w:usb2="02000000" w:usb3="00000000" w:csb0="0000019F" w:csb1="00000000"/>
  </w:font>
  <w:font w:name="STIX Math">
    <w:altName w:val="Calibri"/>
    <w:panose1 w:val="020B0604020202020204"/>
    <w:charset w:val="00"/>
    <w:family w:val="modern"/>
    <w:notTrueType/>
    <w:pitch w:val="variable"/>
    <w:sig w:usb0="A0002AFF" w:usb1="4200FDFF" w:usb2="02000020"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572B" w14:textId="77777777" w:rsidR="005D3A3A" w:rsidRDefault="005D3A3A" w:rsidP="00764C5B">
      <w:r>
        <w:separator/>
      </w:r>
    </w:p>
  </w:footnote>
  <w:footnote w:type="continuationSeparator" w:id="0">
    <w:p w14:paraId="5B9F3B32" w14:textId="77777777" w:rsidR="005D3A3A" w:rsidRDefault="005D3A3A"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ngkai Chen">
    <w15:presenceInfo w15:providerId="Windows Live" w15:userId="fe6914e68caa29f1"/>
  </w15:person>
  <w15:person w15:author="Chen, Yongkai">
    <w15:presenceInfo w15:providerId="AD" w15:userId="S::chen1305@purdue.edu::33c52c70-048b-43a1-ad4d-41ec46a5c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3C4E"/>
    <w:rsid w:val="00004036"/>
    <w:rsid w:val="00004801"/>
    <w:rsid w:val="00005BB1"/>
    <w:rsid w:val="00005BE1"/>
    <w:rsid w:val="00005BFE"/>
    <w:rsid w:val="00006ABA"/>
    <w:rsid w:val="00007103"/>
    <w:rsid w:val="00010B58"/>
    <w:rsid w:val="0001106D"/>
    <w:rsid w:val="000115AB"/>
    <w:rsid w:val="00011813"/>
    <w:rsid w:val="00013671"/>
    <w:rsid w:val="000144A9"/>
    <w:rsid w:val="00014A2F"/>
    <w:rsid w:val="0001569C"/>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489"/>
    <w:rsid w:val="0002453D"/>
    <w:rsid w:val="00024A5C"/>
    <w:rsid w:val="000252C0"/>
    <w:rsid w:val="0002553A"/>
    <w:rsid w:val="000260BE"/>
    <w:rsid w:val="000261E3"/>
    <w:rsid w:val="000261F4"/>
    <w:rsid w:val="000262F1"/>
    <w:rsid w:val="000265D8"/>
    <w:rsid w:val="00026F40"/>
    <w:rsid w:val="000276C9"/>
    <w:rsid w:val="00030876"/>
    <w:rsid w:val="00031107"/>
    <w:rsid w:val="000316ED"/>
    <w:rsid w:val="0003192C"/>
    <w:rsid w:val="00031935"/>
    <w:rsid w:val="00031A96"/>
    <w:rsid w:val="000322B6"/>
    <w:rsid w:val="000325E1"/>
    <w:rsid w:val="00032B03"/>
    <w:rsid w:val="000333E5"/>
    <w:rsid w:val="0003391D"/>
    <w:rsid w:val="00033A69"/>
    <w:rsid w:val="00033ADB"/>
    <w:rsid w:val="00033D80"/>
    <w:rsid w:val="00033F86"/>
    <w:rsid w:val="00034213"/>
    <w:rsid w:val="0003432E"/>
    <w:rsid w:val="000343A8"/>
    <w:rsid w:val="000346D5"/>
    <w:rsid w:val="000348E2"/>
    <w:rsid w:val="00034BB8"/>
    <w:rsid w:val="00034D0D"/>
    <w:rsid w:val="0003554F"/>
    <w:rsid w:val="000357DF"/>
    <w:rsid w:val="00035EFE"/>
    <w:rsid w:val="00036483"/>
    <w:rsid w:val="00036644"/>
    <w:rsid w:val="000368D6"/>
    <w:rsid w:val="000371FD"/>
    <w:rsid w:val="00037765"/>
    <w:rsid w:val="000379B1"/>
    <w:rsid w:val="000409D0"/>
    <w:rsid w:val="00040FC1"/>
    <w:rsid w:val="000413F4"/>
    <w:rsid w:val="00041E39"/>
    <w:rsid w:val="000420D1"/>
    <w:rsid w:val="00042CBC"/>
    <w:rsid w:val="000438FE"/>
    <w:rsid w:val="000440A8"/>
    <w:rsid w:val="00044C8D"/>
    <w:rsid w:val="00045524"/>
    <w:rsid w:val="0004617C"/>
    <w:rsid w:val="00046646"/>
    <w:rsid w:val="000471A7"/>
    <w:rsid w:val="000475C3"/>
    <w:rsid w:val="00047AF4"/>
    <w:rsid w:val="00047F55"/>
    <w:rsid w:val="00050031"/>
    <w:rsid w:val="00050211"/>
    <w:rsid w:val="00050802"/>
    <w:rsid w:val="00050DF9"/>
    <w:rsid w:val="00050F71"/>
    <w:rsid w:val="00051483"/>
    <w:rsid w:val="00051A8B"/>
    <w:rsid w:val="00051F97"/>
    <w:rsid w:val="00052033"/>
    <w:rsid w:val="00052438"/>
    <w:rsid w:val="0005250F"/>
    <w:rsid w:val="00052D5F"/>
    <w:rsid w:val="00052FA0"/>
    <w:rsid w:val="00053783"/>
    <w:rsid w:val="000539AA"/>
    <w:rsid w:val="00053FA4"/>
    <w:rsid w:val="000549B7"/>
    <w:rsid w:val="00054D56"/>
    <w:rsid w:val="000551DB"/>
    <w:rsid w:val="000552F4"/>
    <w:rsid w:val="0005579E"/>
    <w:rsid w:val="000558BE"/>
    <w:rsid w:val="000559C1"/>
    <w:rsid w:val="00055ABF"/>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9E2"/>
    <w:rsid w:val="00071E93"/>
    <w:rsid w:val="00072A6D"/>
    <w:rsid w:val="0007329F"/>
    <w:rsid w:val="00073A92"/>
    <w:rsid w:val="000743E6"/>
    <w:rsid w:val="00074462"/>
    <w:rsid w:val="000759B3"/>
    <w:rsid w:val="00075A44"/>
    <w:rsid w:val="00075FB4"/>
    <w:rsid w:val="00076198"/>
    <w:rsid w:val="00076883"/>
    <w:rsid w:val="00076F9F"/>
    <w:rsid w:val="0007749A"/>
    <w:rsid w:val="0007751F"/>
    <w:rsid w:val="0007755A"/>
    <w:rsid w:val="00080016"/>
    <w:rsid w:val="00080036"/>
    <w:rsid w:val="00080300"/>
    <w:rsid w:val="000813CC"/>
    <w:rsid w:val="00081984"/>
    <w:rsid w:val="00081F30"/>
    <w:rsid w:val="00082994"/>
    <w:rsid w:val="00082EAB"/>
    <w:rsid w:val="00083577"/>
    <w:rsid w:val="0008360F"/>
    <w:rsid w:val="00083C63"/>
    <w:rsid w:val="000857E3"/>
    <w:rsid w:val="00085ABB"/>
    <w:rsid w:val="00085DA9"/>
    <w:rsid w:val="00085FCC"/>
    <w:rsid w:val="0008615E"/>
    <w:rsid w:val="000863FB"/>
    <w:rsid w:val="000865BE"/>
    <w:rsid w:val="000867AF"/>
    <w:rsid w:val="00086D0B"/>
    <w:rsid w:val="00086FB1"/>
    <w:rsid w:val="0008780B"/>
    <w:rsid w:val="00090092"/>
    <w:rsid w:val="000905F9"/>
    <w:rsid w:val="00090AC8"/>
    <w:rsid w:val="00090CC6"/>
    <w:rsid w:val="0009109D"/>
    <w:rsid w:val="000913C4"/>
    <w:rsid w:val="00091EAB"/>
    <w:rsid w:val="000926F9"/>
    <w:rsid w:val="0009274F"/>
    <w:rsid w:val="00092A1A"/>
    <w:rsid w:val="000932F6"/>
    <w:rsid w:val="00093F6D"/>
    <w:rsid w:val="00094117"/>
    <w:rsid w:val="00094916"/>
    <w:rsid w:val="000951CA"/>
    <w:rsid w:val="000952CC"/>
    <w:rsid w:val="00095CB7"/>
    <w:rsid w:val="00095EA0"/>
    <w:rsid w:val="0009611F"/>
    <w:rsid w:val="00096182"/>
    <w:rsid w:val="00096350"/>
    <w:rsid w:val="0009794B"/>
    <w:rsid w:val="000979A4"/>
    <w:rsid w:val="000A0B26"/>
    <w:rsid w:val="000A10C2"/>
    <w:rsid w:val="000A1222"/>
    <w:rsid w:val="000A147C"/>
    <w:rsid w:val="000A14AA"/>
    <w:rsid w:val="000A153E"/>
    <w:rsid w:val="000A18B9"/>
    <w:rsid w:val="000A2DD7"/>
    <w:rsid w:val="000A3EC5"/>
    <w:rsid w:val="000A489A"/>
    <w:rsid w:val="000A48CB"/>
    <w:rsid w:val="000A49B3"/>
    <w:rsid w:val="000A4CAD"/>
    <w:rsid w:val="000A4DEB"/>
    <w:rsid w:val="000A505E"/>
    <w:rsid w:val="000A567F"/>
    <w:rsid w:val="000A575A"/>
    <w:rsid w:val="000A61EB"/>
    <w:rsid w:val="000A6513"/>
    <w:rsid w:val="000A6BE5"/>
    <w:rsid w:val="000A7636"/>
    <w:rsid w:val="000A7BF1"/>
    <w:rsid w:val="000A7F25"/>
    <w:rsid w:val="000B041F"/>
    <w:rsid w:val="000B06D4"/>
    <w:rsid w:val="000B07FF"/>
    <w:rsid w:val="000B0844"/>
    <w:rsid w:val="000B185C"/>
    <w:rsid w:val="000B2184"/>
    <w:rsid w:val="000B223F"/>
    <w:rsid w:val="000B2A93"/>
    <w:rsid w:val="000B34F6"/>
    <w:rsid w:val="000B4159"/>
    <w:rsid w:val="000B45B6"/>
    <w:rsid w:val="000B4878"/>
    <w:rsid w:val="000B49D7"/>
    <w:rsid w:val="000B4BB1"/>
    <w:rsid w:val="000B4DBD"/>
    <w:rsid w:val="000B5DE2"/>
    <w:rsid w:val="000B5E03"/>
    <w:rsid w:val="000B5F84"/>
    <w:rsid w:val="000B6CBE"/>
    <w:rsid w:val="000B7228"/>
    <w:rsid w:val="000B724D"/>
    <w:rsid w:val="000B762A"/>
    <w:rsid w:val="000B779A"/>
    <w:rsid w:val="000B7F0A"/>
    <w:rsid w:val="000C0927"/>
    <w:rsid w:val="000C0C05"/>
    <w:rsid w:val="000C0D72"/>
    <w:rsid w:val="000C1E6F"/>
    <w:rsid w:val="000C1F5D"/>
    <w:rsid w:val="000C2257"/>
    <w:rsid w:val="000C2487"/>
    <w:rsid w:val="000C289D"/>
    <w:rsid w:val="000C2919"/>
    <w:rsid w:val="000C36B5"/>
    <w:rsid w:val="000C3D7E"/>
    <w:rsid w:val="000C4571"/>
    <w:rsid w:val="000C49BA"/>
    <w:rsid w:val="000C4BD5"/>
    <w:rsid w:val="000C4F25"/>
    <w:rsid w:val="000C63CA"/>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13A"/>
    <w:rsid w:val="000D4631"/>
    <w:rsid w:val="000D474D"/>
    <w:rsid w:val="000D4FB5"/>
    <w:rsid w:val="000D5244"/>
    <w:rsid w:val="000D525F"/>
    <w:rsid w:val="000D59F3"/>
    <w:rsid w:val="000D6960"/>
    <w:rsid w:val="000D6E51"/>
    <w:rsid w:val="000D713A"/>
    <w:rsid w:val="000D73DB"/>
    <w:rsid w:val="000E0541"/>
    <w:rsid w:val="000E0A47"/>
    <w:rsid w:val="000E1536"/>
    <w:rsid w:val="000E17D9"/>
    <w:rsid w:val="000E2391"/>
    <w:rsid w:val="000E24CC"/>
    <w:rsid w:val="000E2686"/>
    <w:rsid w:val="000E281D"/>
    <w:rsid w:val="000E527B"/>
    <w:rsid w:val="000E6DD7"/>
    <w:rsid w:val="000E71EA"/>
    <w:rsid w:val="000E741D"/>
    <w:rsid w:val="000F01D3"/>
    <w:rsid w:val="000F03A4"/>
    <w:rsid w:val="000F066E"/>
    <w:rsid w:val="000F080E"/>
    <w:rsid w:val="000F0A21"/>
    <w:rsid w:val="000F11D5"/>
    <w:rsid w:val="000F153F"/>
    <w:rsid w:val="000F18C0"/>
    <w:rsid w:val="000F1A52"/>
    <w:rsid w:val="000F1B5C"/>
    <w:rsid w:val="000F2096"/>
    <w:rsid w:val="000F29BC"/>
    <w:rsid w:val="000F306E"/>
    <w:rsid w:val="000F34F9"/>
    <w:rsid w:val="000F434B"/>
    <w:rsid w:val="000F4BCD"/>
    <w:rsid w:val="000F62F6"/>
    <w:rsid w:val="000F642A"/>
    <w:rsid w:val="000F6938"/>
    <w:rsid w:val="000F6FC4"/>
    <w:rsid w:val="000F744A"/>
    <w:rsid w:val="000F7FED"/>
    <w:rsid w:val="00100941"/>
    <w:rsid w:val="00101B21"/>
    <w:rsid w:val="00101CAA"/>
    <w:rsid w:val="00102791"/>
    <w:rsid w:val="00102E91"/>
    <w:rsid w:val="0010366F"/>
    <w:rsid w:val="00103A01"/>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3AF"/>
    <w:rsid w:val="001128DB"/>
    <w:rsid w:val="0011298B"/>
    <w:rsid w:val="0011401F"/>
    <w:rsid w:val="0011436E"/>
    <w:rsid w:val="00114381"/>
    <w:rsid w:val="00114BC9"/>
    <w:rsid w:val="00114D03"/>
    <w:rsid w:val="00114E41"/>
    <w:rsid w:val="001159D8"/>
    <w:rsid w:val="00115FF1"/>
    <w:rsid w:val="001160A2"/>
    <w:rsid w:val="00116B45"/>
    <w:rsid w:val="001171D5"/>
    <w:rsid w:val="001175C2"/>
    <w:rsid w:val="001176B6"/>
    <w:rsid w:val="0011799D"/>
    <w:rsid w:val="001204EE"/>
    <w:rsid w:val="001206F6"/>
    <w:rsid w:val="0012095B"/>
    <w:rsid w:val="00120C0C"/>
    <w:rsid w:val="00120FE1"/>
    <w:rsid w:val="00121AA8"/>
    <w:rsid w:val="00122973"/>
    <w:rsid w:val="00122B56"/>
    <w:rsid w:val="00122C8E"/>
    <w:rsid w:val="001230F0"/>
    <w:rsid w:val="001234B1"/>
    <w:rsid w:val="0012444E"/>
    <w:rsid w:val="00125562"/>
    <w:rsid w:val="00125632"/>
    <w:rsid w:val="0012567A"/>
    <w:rsid w:val="0012606A"/>
    <w:rsid w:val="00126172"/>
    <w:rsid w:val="00126268"/>
    <w:rsid w:val="001262FA"/>
    <w:rsid w:val="00126D50"/>
    <w:rsid w:val="00126F2F"/>
    <w:rsid w:val="00127336"/>
    <w:rsid w:val="001304BC"/>
    <w:rsid w:val="00130862"/>
    <w:rsid w:val="00131488"/>
    <w:rsid w:val="00131BED"/>
    <w:rsid w:val="00131C6B"/>
    <w:rsid w:val="00132662"/>
    <w:rsid w:val="00132C7B"/>
    <w:rsid w:val="0013323A"/>
    <w:rsid w:val="001333E8"/>
    <w:rsid w:val="0013398D"/>
    <w:rsid w:val="00133E54"/>
    <w:rsid w:val="001340EB"/>
    <w:rsid w:val="0013437B"/>
    <w:rsid w:val="001346DE"/>
    <w:rsid w:val="0013559A"/>
    <w:rsid w:val="00135EFB"/>
    <w:rsid w:val="00136702"/>
    <w:rsid w:val="001379B5"/>
    <w:rsid w:val="001379F6"/>
    <w:rsid w:val="001400BF"/>
    <w:rsid w:val="00140129"/>
    <w:rsid w:val="0014029A"/>
    <w:rsid w:val="00140643"/>
    <w:rsid w:val="00140C97"/>
    <w:rsid w:val="00140D76"/>
    <w:rsid w:val="00141A72"/>
    <w:rsid w:val="00141D96"/>
    <w:rsid w:val="001428DC"/>
    <w:rsid w:val="00143155"/>
    <w:rsid w:val="0014362B"/>
    <w:rsid w:val="001437B8"/>
    <w:rsid w:val="0014393A"/>
    <w:rsid w:val="001439B0"/>
    <w:rsid w:val="00143CAA"/>
    <w:rsid w:val="00144226"/>
    <w:rsid w:val="0014549F"/>
    <w:rsid w:val="0014566A"/>
    <w:rsid w:val="00146630"/>
    <w:rsid w:val="001479E5"/>
    <w:rsid w:val="00147A94"/>
    <w:rsid w:val="00147CC3"/>
    <w:rsid w:val="00147FE2"/>
    <w:rsid w:val="00150217"/>
    <w:rsid w:val="00150BD6"/>
    <w:rsid w:val="00150D32"/>
    <w:rsid w:val="0015157F"/>
    <w:rsid w:val="00151716"/>
    <w:rsid w:val="00151850"/>
    <w:rsid w:val="00152385"/>
    <w:rsid w:val="00152391"/>
    <w:rsid w:val="001526B6"/>
    <w:rsid w:val="00153876"/>
    <w:rsid w:val="00153ACF"/>
    <w:rsid w:val="00155306"/>
    <w:rsid w:val="00155553"/>
    <w:rsid w:val="0015558F"/>
    <w:rsid w:val="00156090"/>
    <w:rsid w:val="001568E2"/>
    <w:rsid w:val="00156E8A"/>
    <w:rsid w:val="00156FE8"/>
    <w:rsid w:val="0015788B"/>
    <w:rsid w:val="00157F8D"/>
    <w:rsid w:val="001600A7"/>
    <w:rsid w:val="00160372"/>
    <w:rsid w:val="00160385"/>
    <w:rsid w:val="00160554"/>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23E"/>
    <w:rsid w:val="00174819"/>
    <w:rsid w:val="001748A9"/>
    <w:rsid w:val="00175085"/>
    <w:rsid w:val="001758D1"/>
    <w:rsid w:val="00175903"/>
    <w:rsid w:val="001761AE"/>
    <w:rsid w:val="0017788C"/>
    <w:rsid w:val="0018032B"/>
    <w:rsid w:val="00180647"/>
    <w:rsid w:val="0018074D"/>
    <w:rsid w:val="0018101E"/>
    <w:rsid w:val="00181503"/>
    <w:rsid w:val="00181753"/>
    <w:rsid w:val="0018343A"/>
    <w:rsid w:val="00183483"/>
    <w:rsid w:val="001849EE"/>
    <w:rsid w:val="00184CE9"/>
    <w:rsid w:val="00184EAA"/>
    <w:rsid w:val="0018524E"/>
    <w:rsid w:val="001854FE"/>
    <w:rsid w:val="001857B0"/>
    <w:rsid w:val="00186B33"/>
    <w:rsid w:val="00187087"/>
    <w:rsid w:val="00187153"/>
    <w:rsid w:val="0018734F"/>
    <w:rsid w:val="0018743D"/>
    <w:rsid w:val="001876FC"/>
    <w:rsid w:val="00187F30"/>
    <w:rsid w:val="00190206"/>
    <w:rsid w:val="0019065A"/>
    <w:rsid w:val="0019070B"/>
    <w:rsid w:val="00191925"/>
    <w:rsid w:val="001923C8"/>
    <w:rsid w:val="00192A07"/>
    <w:rsid w:val="00192A60"/>
    <w:rsid w:val="00192F2F"/>
    <w:rsid w:val="0019400D"/>
    <w:rsid w:val="001944E2"/>
    <w:rsid w:val="001944F6"/>
    <w:rsid w:val="00195197"/>
    <w:rsid w:val="0019582D"/>
    <w:rsid w:val="00196106"/>
    <w:rsid w:val="00197185"/>
    <w:rsid w:val="0019736A"/>
    <w:rsid w:val="0019741C"/>
    <w:rsid w:val="001974A2"/>
    <w:rsid w:val="00197830"/>
    <w:rsid w:val="00197B6B"/>
    <w:rsid w:val="00197CC8"/>
    <w:rsid w:val="001A01C8"/>
    <w:rsid w:val="001A0630"/>
    <w:rsid w:val="001A0F5D"/>
    <w:rsid w:val="001A14E6"/>
    <w:rsid w:val="001A1B27"/>
    <w:rsid w:val="001A1FB0"/>
    <w:rsid w:val="001A282A"/>
    <w:rsid w:val="001A36DA"/>
    <w:rsid w:val="001A3B4E"/>
    <w:rsid w:val="001A51EF"/>
    <w:rsid w:val="001A75EB"/>
    <w:rsid w:val="001A7B1A"/>
    <w:rsid w:val="001B03AE"/>
    <w:rsid w:val="001B1018"/>
    <w:rsid w:val="001B14D3"/>
    <w:rsid w:val="001B1640"/>
    <w:rsid w:val="001B1B31"/>
    <w:rsid w:val="001B2166"/>
    <w:rsid w:val="001B21FB"/>
    <w:rsid w:val="001B237D"/>
    <w:rsid w:val="001B240D"/>
    <w:rsid w:val="001B27BE"/>
    <w:rsid w:val="001B3103"/>
    <w:rsid w:val="001B3E5E"/>
    <w:rsid w:val="001B471C"/>
    <w:rsid w:val="001B51DB"/>
    <w:rsid w:val="001B5A41"/>
    <w:rsid w:val="001B5AEA"/>
    <w:rsid w:val="001B6557"/>
    <w:rsid w:val="001B69F4"/>
    <w:rsid w:val="001B6BD8"/>
    <w:rsid w:val="001B78E4"/>
    <w:rsid w:val="001B7E4A"/>
    <w:rsid w:val="001C0049"/>
    <w:rsid w:val="001C0235"/>
    <w:rsid w:val="001C0AF7"/>
    <w:rsid w:val="001C0B8B"/>
    <w:rsid w:val="001C0BC2"/>
    <w:rsid w:val="001C1146"/>
    <w:rsid w:val="001C1DC0"/>
    <w:rsid w:val="001C21DC"/>
    <w:rsid w:val="001C2885"/>
    <w:rsid w:val="001C45EC"/>
    <w:rsid w:val="001C493F"/>
    <w:rsid w:val="001C5306"/>
    <w:rsid w:val="001C5A64"/>
    <w:rsid w:val="001C6276"/>
    <w:rsid w:val="001C63B2"/>
    <w:rsid w:val="001C655D"/>
    <w:rsid w:val="001C7167"/>
    <w:rsid w:val="001D0126"/>
    <w:rsid w:val="001D03D1"/>
    <w:rsid w:val="001D0E1B"/>
    <w:rsid w:val="001D1616"/>
    <w:rsid w:val="001D2210"/>
    <w:rsid w:val="001D224A"/>
    <w:rsid w:val="001D22E0"/>
    <w:rsid w:val="001D25E4"/>
    <w:rsid w:val="001D2721"/>
    <w:rsid w:val="001D27C7"/>
    <w:rsid w:val="001D2903"/>
    <w:rsid w:val="001D2D77"/>
    <w:rsid w:val="001D2F60"/>
    <w:rsid w:val="001D34BD"/>
    <w:rsid w:val="001D3A97"/>
    <w:rsid w:val="001D49C5"/>
    <w:rsid w:val="001D50BC"/>
    <w:rsid w:val="001D5B4A"/>
    <w:rsid w:val="001D668A"/>
    <w:rsid w:val="001D68C7"/>
    <w:rsid w:val="001D69B1"/>
    <w:rsid w:val="001D6E2E"/>
    <w:rsid w:val="001D7362"/>
    <w:rsid w:val="001E0021"/>
    <w:rsid w:val="001E009E"/>
    <w:rsid w:val="001E0281"/>
    <w:rsid w:val="001E152A"/>
    <w:rsid w:val="001E1E5F"/>
    <w:rsid w:val="001E226F"/>
    <w:rsid w:val="001E3127"/>
    <w:rsid w:val="001E313E"/>
    <w:rsid w:val="001E3855"/>
    <w:rsid w:val="001E4290"/>
    <w:rsid w:val="001E48A1"/>
    <w:rsid w:val="001E4A0A"/>
    <w:rsid w:val="001E4F67"/>
    <w:rsid w:val="001E53EE"/>
    <w:rsid w:val="001E5682"/>
    <w:rsid w:val="001E5887"/>
    <w:rsid w:val="001E5BB4"/>
    <w:rsid w:val="001E5F77"/>
    <w:rsid w:val="001E6413"/>
    <w:rsid w:val="001E6460"/>
    <w:rsid w:val="001E746B"/>
    <w:rsid w:val="001E77C4"/>
    <w:rsid w:val="001F05EC"/>
    <w:rsid w:val="001F0A92"/>
    <w:rsid w:val="001F0FE6"/>
    <w:rsid w:val="001F16DA"/>
    <w:rsid w:val="001F217A"/>
    <w:rsid w:val="001F2B86"/>
    <w:rsid w:val="001F2F69"/>
    <w:rsid w:val="001F3417"/>
    <w:rsid w:val="001F3752"/>
    <w:rsid w:val="001F3A6C"/>
    <w:rsid w:val="001F3ABB"/>
    <w:rsid w:val="001F402A"/>
    <w:rsid w:val="001F4484"/>
    <w:rsid w:val="001F46D6"/>
    <w:rsid w:val="001F47BE"/>
    <w:rsid w:val="001F4AF7"/>
    <w:rsid w:val="001F4DD2"/>
    <w:rsid w:val="001F51B4"/>
    <w:rsid w:val="001F54F1"/>
    <w:rsid w:val="001F5705"/>
    <w:rsid w:val="001F621E"/>
    <w:rsid w:val="001F6EEB"/>
    <w:rsid w:val="001F6F5D"/>
    <w:rsid w:val="001F74B3"/>
    <w:rsid w:val="001F77CE"/>
    <w:rsid w:val="001F7AC2"/>
    <w:rsid w:val="00200085"/>
    <w:rsid w:val="00200138"/>
    <w:rsid w:val="00201B95"/>
    <w:rsid w:val="0020398A"/>
    <w:rsid w:val="00203E75"/>
    <w:rsid w:val="002044DB"/>
    <w:rsid w:val="0020488B"/>
    <w:rsid w:val="00204C0A"/>
    <w:rsid w:val="00204D54"/>
    <w:rsid w:val="00205391"/>
    <w:rsid w:val="0020561A"/>
    <w:rsid w:val="0020569A"/>
    <w:rsid w:val="00205841"/>
    <w:rsid w:val="00205A0C"/>
    <w:rsid w:val="00205FC7"/>
    <w:rsid w:val="002062E8"/>
    <w:rsid w:val="00206754"/>
    <w:rsid w:val="00206FFD"/>
    <w:rsid w:val="0020727F"/>
    <w:rsid w:val="00207F3A"/>
    <w:rsid w:val="002102D7"/>
    <w:rsid w:val="002110FA"/>
    <w:rsid w:val="00211C70"/>
    <w:rsid w:val="00211FDF"/>
    <w:rsid w:val="00212176"/>
    <w:rsid w:val="00212271"/>
    <w:rsid w:val="00213ECB"/>
    <w:rsid w:val="002140F9"/>
    <w:rsid w:val="00214202"/>
    <w:rsid w:val="0021429E"/>
    <w:rsid w:val="00214637"/>
    <w:rsid w:val="00214770"/>
    <w:rsid w:val="0021478E"/>
    <w:rsid w:val="002147DC"/>
    <w:rsid w:val="00214944"/>
    <w:rsid w:val="00216021"/>
    <w:rsid w:val="00216264"/>
    <w:rsid w:val="002162BA"/>
    <w:rsid w:val="002164F6"/>
    <w:rsid w:val="00216F22"/>
    <w:rsid w:val="00217205"/>
    <w:rsid w:val="002175D7"/>
    <w:rsid w:val="0021761E"/>
    <w:rsid w:val="00217901"/>
    <w:rsid w:val="0022052D"/>
    <w:rsid w:val="00220DEB"/>
    <w:rsid w:val="00221698"/>
    <w:rsid w:val="00221DE3"/>
    <w:rsid w:val="00223334"/>
    <w:rsid w:val="002235CF"/>
    <w:rsid w:val="002236CB"/>
    <w:rsid w:val="00224801"/>
    <w:rsid w:val="002249D2"/>
    <w:rsid w:val="002255CB"/>
    <w:rsid w:val="00225D25"/>
    <w:rsid w:val="002264F1"/>
    <w:rsid w:val="00226D5C"/>
    <w:rsid w:val="00226E9E"/>
    <w:rsid w:val="002270BD"/>
    <w:rsid w:val="002311C5"/>
    <w:rsid w:val="0023132C"/>
    <w:rsid w:val="002318C3"/>
    <w:rsid w:val="00231DF6"/>
    <w:rsid w:val="00232253"/>
    <w:rsid w:val="002326E3"/>
    <w:rsid w:val="002327B4"/>
    <w:rsid w:val="00233073"/>
    <w:rsid w:val="002343D4"/>
    <w:rsid w:val="002351D9"/>
    <w:rsid w:val="00235560"/>
    <w:rsid w:val="002356AA"/>
    <w:rsid w:val="00235DFC"/>
    <w:rsid w:val="00235E3C"/>
    <w:rsid w:val="00235FE2"/>
    <w:rsid w:val="00236293"/>
    <w:rsid w:val="002363FB"/>
    <w:rsid w:val="00236796"/>
    <w:rsid w:val="00236B31"/>
    <w:rsid w:val="00236D1F"/>
    <w:rsid w:val="00237111"/>
    <w:rsid w:val="002371CE"/>
    <w:rsid w:val="002403FA"/>
    <w:rsid w:val="002404D9"/>
    <w:rsid w:val="00240971"/>
    <w:rsid w:val="002409A6"/>
    <w:rsid w:val="0024122D"/>
    <w:rsid w:val="00241B0D"/>
    <w:rsid w:val="00241D4B"/>
    <w:rsid w:val="00241E05"/>
    <w:rsid w:val="0024236C"/>
    <w:rsid w:val="00242AAE"/>
    <w:rsid w:val="0024332A"/>
    <w:rsid w:val="0024361F"/>
    <w:rsid w:val="00243E24"/>
    <w:rsid w:val="00244545"/>
    <w:rsid w:val="002449D1"/>
    <w:rsid w:val="002456BC"/>
    <w:rsid w:val="0024584A"/>
    <w:rsid w:val="00245BB0"/>
    <w:rsid w:val="002460B5"/>
    <w:rsid w:val="002468E9"/>
    <w:rsid w:val="00246BE1"/>
    <w:rsid w:val="00246CCE"/>
    <w:rsid w:val="00247D76"/>
    <w:rsid w:val="00250441"/>
    <w:rsid w:val="002509D5"/>
    <w:rsid w:val="00250C43"/>
    <w:rsid w:val="00251816"/>
    <w:rsid w:val="00251870"/>
    <w:rsid w:val="00251EDA"/>
    <w:rsid w:val="00252548"/>
    <w:rsid w:val="002531FF"/>
    <w:rsid w:val="002535C4"/>
    <w:rsid w:val="00253D2B"/>
    <w:rsid w:val="00253ECB"/>
    <w:rsid w:val="00253FE8"/>
    <w:rsid w:val="00254BD2"/>
    <w:rsid w:val="00254EAA"/>
    <w:rsid w:val="00255A7D"/>
    <w:rsid w:val="00255B61"/>
    <w:rsid w:val="002572D0"/>
    <w:rsid w:val="00257610"/>
    <w:rsid w:val="0025773F"/>
    <w:rsid w:val="00260357"/>
    <w:rsid w:val="00260707"/>
    <w:rsid w:val="00260B71"/>
    <w:rsid w:val="002614B3"/>
    <w:rsid w:val="00261544"/>
    <w:rsid w:val="0026190F"/>
    <w:rsid w:val="0026298A"/>
    <w:rsid w:val="00262EF2"/>
    <w:rsid w:val="002635ED"/>
    <w:rsid w:val="0026374D"/>
    <w:rsid w:val="002638D9"/>
    <w:rsid w:val="00263B11"/>
    <w:rsid w:val="002645D0"/>
    <w:rsid w:val="0026558F"/>
    <w:rsid w:val="00265B91"/>
    <w:rsid w:val="00265BF8"/>
    <w:rsid w:val="00265DB7"/>
    <w:rsid w:val="00266059"/>
    <w:rsid w:val="0026640D"/>
    <w:rsid w:val="002664E1"/>
    <w:rsid w:val="00266BC6"/>
    <w:rsid w:val="00266BF8"/>
    <w:rsid w:val="00266E64"/>
    <w:rsid w:val="00267066"/>
    <w:rsid w:val="00267629"/>
    <w:rsid w:val="0026766B"/>
    <w:rsid w:val="00267D3F"/>
    <w:rsid w:val="00267E7E"/>
    <w:rsid w:val="00267FF7"/>
    <w:rsid w:val="00270667"/>
    <w:rsid w:val="00271213"/>
    <w:rsid w:val="00272025"/>
    <w:rsid w:val="00272073"/>
    <w:rsid w:val="00272AD6"/>
    <w:rsid w:val="00272C7B"/>
    <w:rsid w:val="00272ED8"/>
    <w:rsid w:val="00273D0B"/>
    <w:rsid w:val="0027446E"/>
    <w:rsid w:val="002747A4"/>
    <w:rsid w:val="002747D1"/>
    <w:rsid w:val="00274CC4"/>
    <w:rsid w:val="00274F12"/>
    <w:rsid w:val="0027530B"/>
    <w:rsid w:val="00276356"/>
    <w:rsid w:val="002763E8"/>
    <w:rsid w:val="002778BA"/>
    <w:rsid w:val="00280351"/>
    <w:rsid w:val="0028052C"/>
    <w:rsid w:val="002806DD"/>
    <w:rsid w:val="00281F60"/>
    <w:rsid w:val="00281FE5"/>
    <w:rsid w:val="002836F4"/>
    <w:rsid w:val="00283823"/>
    <w:rsid w:val="0028391A"/>
    <w:rsid w:val="00283AE8"/>
    <w:rsid w:val="00283E94"/>
    <w:rsid w:val="002840EB"/>
    <w:rsid w:val="00284390"/>
    <w:rsid w:val="002846D9"/>
    <w:rsid w:val="002857ED"/>
    <w:rsid w:val="00285CF9"/>
    <w:rsid w:val="002863D1"/>
    <w:rsid w:val="00286416"/>
    <w:rsid w:val="00286B39"/>
    <w:rsid w:val="00286F44"/>
    <w:rsid w:val="00286FFC"/>
    <w:rsid w:val="0028726D"/>
    <w:rsid w:val="00287A4E"/>
    <w:rsid w:val="00290241"/>
    <w:rsid w:val="00290AEA"/>
    <w:rsid w:val="0029141B"/>
    <w:rsid w:val="00291597"/>
    <w:rsid w:val="0029161A"/>
    <w:rsid w:val="00291C58"/>
    <w:rsid w:val="00292672"/>
    <w:rsid w:val="00292838"/>
    <w:rsid w:val="00293CAD"/>
    <w:rsid w:val="00293E57"/>
    <w:rsid w:val="002945EA"/>
    <w:rsid w:val="00294F26"/>
    <w:rsid w:val="00294FC7"/>
    <w:rsid w:val="0029665A"/>
    <w:rsid w:val="002968F7"/>
    <w:rsid w:val="0029731F"/>
    <w:rsid w:val="002973BD"/>
    <w:rsid w:val="00297FA4"/>
    <w:rsid w:val="002A0208"/>
    <w:rsid w:val="002A04FD"/>
    <w:rsid w:val="002A06FD"/>
    <w:rsid w:val="002A0AB9"/>
    <w:rsid w:val="002A1579"/>
    <w:rsid w:val="002A3608"/>
    <w:rsid w:val="002A370D"/>
    <w:rsid w:val="002A4C41"/>
    <w:rsid w:val="002A5A13"/>
    <w:rsid w:val="002A5B76"/>
    <w:rsid w:val="002A655D"/>
    <w:rsid w:val="002A6859"/>
    <w:rsid w:val="002A6938"/>
    <w:rsid w:val="002A70EF"/>
    <w:rsid w:val="002B00B6"/>
    <w:rsid w:val="002B07D4"/>
    <w:rsid w:val="002B1839"/>
    <w:rsid w:val="002B2782"/>
    <w:rsid w:val="002B2B1C"/>
    <w:rsid w:val="002B36CC"/>
    <w:rsid w:val="002B422C"/>
    <w:rsid w:val="002B4242"/>
    <w:rsid w:val="002B4691"/>
    <w:rsid w:val="002B4D38"/>
    <w:rsid w:val="002B4F62"/>
    <w:rsid w:val="002B535A"/>
    <w:rsid w:val="002B57E3"/>
    <w:rsid w:val="002B5F19"/>
    <w:rsid w:val="002B65C5"/>
    <w:rsid w:val="002B679D"/>
    <w:rsid w:val="002B6BD6"/>
    <w:rsid w:val="002B6EB4"/>
    <w:rsid w:val="002B70EF"/>
    <w:rsid w:val="002B74B2"/>
    <w:rsid w:val="002B7A81"/>
    <w:rsid w:val="002B7AF0"/>
    <w:rsid w:val="002B7B43"/>
    <w:rsid w:val="002C0018"/>
    <w:rsid w:val="002C065C"/>
    <w:rsid w:val="002C115B"/>
    <w:rsid w:val="002C127A"/>
    <w:rsid w:val="002C1470"/>
    <w:rsid w:val="002C1FB9"/>
    <w:rsid w:val="002C2439"/>
    <w:rsid w:val="002C32E0"/>
    <w:rsid w:val="002C36CF"/>
    <w:rsid w:val="002C41FA"/>
    <w:rsid w:val="002C41FD"/>
    <w:rsid w:val="002C4265"/>
    <w:rsid w:val="002C43B6"/>
    <w:rsid w:val="002C4D35"/>
    <w:rsid w:val="002C4D76"/>
    <w:rsid w:val="002C4F26"/>
    <w:rsid w:val="002C5354"/>
    <w:rsid w:val="002C57CE"/>
    <w:rsid w:val="002C7033"/>
    <w:rsid w:val="002C732C"/>
    <w:rsid w:val="002C7AB6"/>
    <w:rsid w:val="002D1194"/>
    <w:rsid w:val="002D11D8"/>
    <w:rsid w:val="002D17A7"/>
    <w:rsid w:val="002D2154"/>
    <w:rsid w:val="002D28AA"/>
    <w:rsid w:val="002D3050"/>
    <w:rsid w:val="002D3A86"/>
    <w:rsid w:val="002D3D0F"/>
    <w:rsid w:val="002D3DD7"/>
    <w:rsid w:val="002D3E3C"/>
    <w:rsid w:val="002D5340"/>
    <w:rsid w:val="002D5406"/>
    <w:rsid w:val="002D6EA3"/>
    <w:rsid w:val="002D72DC"/>
    <w:rsid w:val="002D7341"/>
    <w:rsid w:val="002D7966"/>
    <w:rsid w:val="002E0F5B"/>
    <w:rsid w:val="002E263C"/>
    <w:rsid w:val="002E28CD"/>
    <w:rsid w:val="002E3AC8"/>
    <w:rsid w:val="002E3FF0"/>
    <w:rsid w:val="002E41C8"/>
    <w:rsid w:val="002E45C3"/>
    <w:rsid w:val="002E49B7"/>
    <w:rsid w:val="002E4FE3"/>
    <w:rsid w:val="002E5B40"/>
    <w:rsid w:val="002E5BCA"/>
    <w:rsid w:val="002E5D49"/>
    <w:rsid w:val="002E6042"/>
    <w:rsid w:val="002E709B"/>
    <w:rsid w:val="002E76B4"/>
    <w:rsid w:val="002E77D8"/>
    <w:rsid w:val="002F00C1"/>
    <w:rsid w:val="002F0336"/>
    <w:rsid w:val="002F06E7"/>
    <w:rsid w:val="002F0A63"/>
    <w:rsid w:val="002F16A0"/>
    <w:rsid w:val="002F1F72"/>
    <w:rsid w:val="002F2D6A"/>
    <w:rsid w:val="002F4877"/>
    <w:rsid w:val="002F4F43"/>
    <w:rsid w:val="002F5D6E"/>
    <w:rsid w:val="002F69A7"/>
    <w:rsid w:val="002F69AE"/>
    <w:rsid w:val="002F6F14"/>
    <w:rsid w:val="003011D8"/>
    <w:rsid w:val="003017A5"/>
    <w:rsid w:val="00302175"/>
    <w:rsid w:val="003027FB"/>
    <w:rsid w:val="00302DBF"/>
    <w:rsid w:val="00303D06"/>
    <w:rsid w:val="00303ECE"/>
    <w:rsid w:val="0030519A"/>
    <w:rsid w:val="00305E86"/>
    <w:rsid w:val="003062BA"/>
    <w:rsid w:val="00306586"/>
    <w:rsid w:val="003065E5"/>
    <w:rsid w:val="003065F6"/>
    <w:rsid w:val="00306679"/>
    <w:rsid w:val="00307B73"/>
    <w:rsid w:val="00307EA4"/>
    <w:rsid w:val="003108C5"/>
    <w:rsid w:val="00310C06"/>
    <w:rsid w:val="00310D00"/>
    <w:rsid w:val="003138A9"/>
    <w:rsid w:val="00313CEA"/>
    <w:rsid w:val="00314C79"/>
    <w:rsid w:val="00314E32"/>
    <w:rsid w:val="00314F18"/>
    <w:rsid w:val="00315487"/>
    <w:rsid w:val="00316284"/>
    <w:rsid w:val="00316455"/>
    <w:rsid w:val="00316E79"/>
    <w:rsid w:val="0031726D"/>
    <w:rsid w:val="00317660"/>
    <w:rsid w:val="0032099A"/>
    <w:rsid w:val="00321FFF"/>
    <w:rsid w:val="0032228E"/>
    <w:rsid w:val="003232ED"/>
    <w:rsid w:val="00323772"/>
    <w:rsid w:val="003239FE"/>
    <w:rsid w:val="00323D05"/>
    <w:rsid w:val="00324704"/>
    <w:rsid w:val="00324866"/>
    <w:rsid w:val="003259B7"/>
    <w:rsid w:val="003259DB"/>
    <w:rsid w:val="00325A25"/>
    <w:rsid w:val="00325DE2"/>
    <w:rsid w:val="00326942"/>
    <w:rsid w:val="00326DD6"/>
    <w:rsid w:val="00327D9E"/>
    <w:rsid w:val="003306DC"/>
    <w:rsid w:val="0033076D"/>
    <w:rsid w:val="00331627"/>
    <w:rsid w:val="00331DD5"/>
    <w:rsid w:val="003322B6"/>
    <w:rsid w:val="0033244A"/>
    <w:rsid w:val="003324FA"/>
    <w:rsid w:val="003334E4"/>
    <w:rsid w:val="00333A7B"/>
    <w:rsid w:val="00334073"/>
    <w:rsid w:val="0033551C"/>
    <w:rsid w:val="003368C2"/>
    <w:rsid w:val="00336B3E"/>
    <w:rsid w:val="00337990"/>
    <w:rsid w:val="00337C3F"/>
    <w:rsid w:val="00337EB8"/>
    <w:rsid w:val="00337F11"/>
    <w:rsid w:val="003407AE"/>
    <w:rsid w:val="003407D5"/>
    <w:rsid w:val="00340F64"/>
    <w:rsid w:val="00341209"/>
    <w:rsid w:val="00341763"/>
    <w:rsid w:val="00341AB2"/>
    <w:rsid w:val="003421C6"/>
    <w:rsid w:val="003422C7"/>
    <w:rsid w:val="003423B4"/>
    <w:rsid w:val="00342522"/>
    <w:rsid w:val="003427AF"/>
    <w:rsid w:val="0034281F"/>
    <w:rsid w:val="00343B85"/>
    <w:rsid w:val="00343BC8"/>
    <w:rsid w:val="0034583B"/>
    <w:rsid w:val="00345B50"/>
    <w:rsid w:val="00345DD4"/>
    <w:rsid w:val="003468E3"/>
    <w:rsid w:val="00346A24"/>
    <w:rsid w:val="0034744C"/>
    <w:rsid w:val="00347516"/>
    <w:rsid w:val="00347804"/>
    <w:rsid w:val="00347E01"/>
    <w:rsid w:val="003506ED"/>
    <w:rsid w:val="00350A11"/>
    <w:rsid w:val="00350A6B"/>
    <w:rsid w:val="00351201"/>
    <w:rsid w:val="003512BA"/>
    <w:rsid w:val="003513A2"/>
    <w:rsid w:val="00351D53"/>
    <w:rsid w:val="00352055"/>
    <w:rsid w:val="00352AED"/>
    <w:rsid w:val="00353005"/>
    <w:rsid w:val="0035313C"/>
    <w:rsid w:val="00353BA3"/>
    <w:rsid w:val="00353BE9"/>
    <w:rsid w:val="00353CE0"/>
    <w:rsid w:val="00353EA8"/>
    <w:rsid w:val="003549D9"/>
    <w:rsid w:val="003549F3"/>
    <w:rsid w:val="00355A92"/>
    <w:rsid w:val="00355DBF"/>
    <w:rsid w:val="003568B8"/>
    <w:rsid w:val="0035764B"/>
    <w:rsid w:val="00357E91"/>
    <w:rsid w:val="00357F92"/>
    <w:rsid w:val="0036079B"/>
    <w:rsid w:val="00360CAB"/>
    <w:rsid w:val="00361951"/>
    <w:rsid w:val="003619B9"/>
    <w:rsid w:val="00361EC7"/>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2F3D"/>
    <w:rsid w:val="003731CB"/>
    <w:rsid w:val="00373843"/>
    <w:rsid w:val="0037394A"/>
    <w:rsid w:val="00373CE2"/>
    <w:rsid w:val="00374003"/>
    <w:rsid w:val="00374727"/>
    <w:rsid w:val="00374C1A"/>
    <w:rsid w:val="00375741"/>
    <w:rsid w:val="00375AC4"/>
    <w:rsid w:val="00376715"/>
    <w:rsid w:val="0037715C"/>
    <w:rsid w:val="003772A4"/>
    <w:rsid w:val="003775E5"/>
    <w:rsid w:val="003779AB"/>
    <w:rsid w:val="00377F28"/>
    <w:rsid w:val="00377F84"/>
    <w:rsid w:val="00380436"/>
    <w:rsid w:val="00381184"/>
    <w:rsid w:val="00381327"/>
    <w:rsid w:val="003814ED"/>
    <w:rsid w:val="00381D0F"/>
    <w:rsid w:val="00381DD4"/>
    <w:rsid w:val="00382B05"/>
    <w:rsid w:val="00382DD5"/>
    <w:rsid w:val="00383E21"/>
    <w:rsid w:val="00384565"/>
    <w:rsid w:val="00384A5E"/>
    <w:rsid w:val="00384B69"/>
    <w:rsid w:val="00384C4C"/>
    <w:rsid w:val="0038579C"/>
    <w:rsid w:val="0038727A"/>
    <w:rsid w:val="00390084"/>
    <w:rsid w:val="003903F1"/>
    <w:rsid w:val="0039050B"/>
    <w:rsid w:val="0039098C"/>
    <w:rsid w:val="00390BF5"/>
    <w:rsid w:val="00390C3F"/>
    <w:rsid w:val="00390E43"/>
    <w:rsid w:val="0039116C"/>
    <w:rsid w:val="00391AA7"/>
    <w:rsid w:val="003923F2"/>
    <w:rsid w:val="00392CDF"/>
    <w:rsid w:val="00392CFC"/>
    <w:rsid w:val="00392D85"/>
    <w:rsid w:val="00392E1B"/>
    <w:rsid w:val="00393A8A"/>
    <w:rsid w:val="00394AE4"/>
    <w:rsid w:val="00395953"/>
    <w:rsid w:val="0039616B"/>
    <w:rsid w:val="003962B6"/>
    <w:rsid w:val="0039666C"/>
    <w:rsid w:val="00396B25"/>
    <w:rsid w:val="00396C2D"/>
    <w:rsid w:val="0039725C"/>
    <w:rsid w:val="00397572"/>
    <w:rsid w:val="003979BC"/>
    <w:rsid w:val="003A06D9"/>
    <w:rsid w:val="003A09F5"/>
    <w:rsid w:val="003A1628"/>
    <w:rsid w:val="003A1C19"/>
    <w:rsid w:val="003A2C20"/>
    <w:rsid w:val="003A2EBA"/>
    <w:rsid w:val="003A35CA"/>
    <w:rsid w:val="003A3FCC"/>
    <w:rsid w:val="003A418D"/>
    <w:rsid w:val="003A4664"/>
    <w:rsid w:val="003A495D"/>
    <w:rsid w:val="003A57E1"/>
    <w:rsid w:val="003A5907"/>
    <w:rsid w:val="003A5C64"/>
    <w:rsid w:val="003A6A00"/>
    <w:rsid w:val="003A6BC0"/>
    <w:rsid w:val="003A6D72"/>
    <w:rsid w:val="003A6DB0"/>
    <w:rsid w:val="003A6F0C"/>
    <w:rsid w:val="003A74BD"/>
    <w:rsid w:val="003B07ED"/>
    <w:rsid w:val="003B14C2"/>
    <w:rsid w:val="003B1591"/>
    <w:rsid w:val="003B16D9"/>
    <w:rsid w:val="003B17E5"/>
    <w:rsid w:val="003B1E19"/>
    <w:rsid w:val="003B21C8"/>
    <w:rsid w:val="003B29F5"/>
    <w:rsid w:val="003B2A6C"/>
    <w:rsid w:val="003B2E77"/>
    <w:rsid w:val="003B3307"/>
    <w:rsid w:val="003B347E"/>
    <w:rsid w:val="003B3901"/>
    <w:rsid w:val="003B434B"/>
    <w:rsid w:val="003B4356"/>
    <w:rsid w:val="003B4C05"/>
    <w:rsid w:val="003B4F83"/>
    <w:rsid w:val="003B5108"/>
    <w:rsid w:val="003B53BF"/>
    <w:rsid w:val="003B577D"/>
    <w:rsid w:val="003B5B3E"/>
    <w:rsid w:val="003B5BAA"/>
    <w:rsid w:val="003B6819"/>
    <w:rsid w:val="003B6AFF"/>
    <w:rsid w:val="003B7CF6"/>
    <w:rsid w:val="003C0E3E"/>
    <w:rsid w:val="003C1837"/>
    <w:rsid w:val="003C1E61"/>
    <w:rsid w:val="003C1E76"/>
    <w:rsid w:val="003C2159"/>
    <w:rsid w:val="003C24BD"/>
    <w:rsid w:val="003C2579"/>
    <w:rsid w:val="003C298C"/>
    <w:rsid w:val="003C2E9D"/>
    <w:rsid w:val="003C2EAD"/>
    <w:rsid w:val="003C3005"/>
    <w:rsid w:val="003C30CC"/>
    <w:rsid w:val="003C3234"/>
    <w:rsid w:val="003C34F5"/>
    <w:rsid w:val="003C3A42"/>
    <w:rsid w:val="003C3D01"/>
    <w:rsid w:val="003C403B"/>
    <w:rsid w:val="003C418D"/>
    <w:rsid w:val="003C41E8"/>
    <w:rsid w:val="003C4798"/>
    <w:rsid w:val="003C484F"/>
    <w:rsid w:val="003C4A9E"/>
    <w:rsid w:val="003C5562"/>
    <w:rsid w:val="003C5811"/>
    <w:rsid w:val="003C6273"/>
    <w:rsid w:val="003C6391"/>
    <w:rsid w:val="003C661C"/>
    <w:rsid w:val="003C72AA"/>
    <w:rsid w:val="003C72FF"/>
    <w:rsid w:val="003C7632"/>
    <w:rsid w:val="003C7844"/>
    <w:rsid w:val="003C79D2"/>
    <w:rsid w:val="003D0051"/>
    <w:rsid w:val="003D0873"/>
    <w:rsid w:val="003D09E9"/>
    <w:rsid w:val="003D0D43"/>
    <w:rsid w:val="003D11E0"/>
    <w:rsid w:val="003D1657"/>
    <w:rsid w:val="003D1EF3"/>
    <w:rsid w:val="003D29B7"/>
    <w:rsid w:val="003D2F2C"/>
    <w:rsid w:val="003D302B"/>
    <w:rsid w:val="003D37CE"/>
    <w:rsid w:val="003D3F3F"/>
    <w:rsid w:val="003D4C41"/>
    <w:rsid w:val="003D4EE5"/>
    <w:rsid w:val="003D527F"/>
    <w:rsid w:val="003D57D3"/>
    <w:rsid w:val="003D5CFA"/>
    <w:rsid w:val="003D5F97"/>
    <w:rsid w:val="003D634D"/>
    <w:rsid w:val="003D6451"/>
    <w:rsid w:val="003D662F"/>
    <w:rsid w:val="003D68E3"/>
    <w:rsid w:val="003D6B5F"/>
    <w:rsid w:val="003D6C35"/>
    <w:rsid w:val="003D6F5E"/>
    <w:rsid w:val="003D7D3C"/>
    <w:rsid w:val="003D7F30"/>
    <w:rsid w:val="003D7F93"/>
    <w:rsid w:val="003E016C"/>
    <w:rsid w:val="003E2756"/>
    <w:rsid w:val="003E2CE9"/>
    <w:rsid w:val="003E3956"/>
    <w:rsid w:val="003E3CED"/>
    <w:rsid w:val="003E4883"/>
    <w:rsid w:val="003E5089"/>
    <w:rsid w:val="003E50EF"/>
    <w:rsid w:val="003E55A1"/>
    <w:rsid w:val="003E55E1"/>
    <w:rsid w:val="003E5864"/>
    <w:rsid w:val="003E58C0"/>
    <w:rsid w:val="003E59A7"/>
    <w:rsid w:val="003E5CFE"/>
    <w:rsid w:val="003E5EE3"/>
    <w:rsid w:val="003E65B5"/>
    <w:rsid w:val="003E6EE3"/>
    <w:rsid w:val="003E6F87"/>
    <w:rsid w:val="003E772F"/>
    <w:rsid w:val="003E7892"/>
    <w:rsid w:val="003E7F3E"/>
    <w:rsid w:val="003F1EAE"/>
    <w:rsid w:val="003F2AF8"/>
    <w:rsid w:val="003F2B61"/>
    <w:rsid w:val="003F338A"/>
    <w:rsid w:val="003F3477"/>
    <w:rsid w:val="003F3D5E"/>
    <w:rsid w:val="003F4841"/>
    <w:rsid w:val="003F4C7F"/>
    <w:rsid w:val="003F5C50"/>
    <w:rsid w:val="003F64CE"/>
    <w:rsid w:val="003F6537"/>
    <w:rsid w:val="003F689C"/>
    <w:rsid w:val="003F7468"/>
    <w:rsid w:val="003F75DB"/>
    <w:rsid w:val="003F7627"/>
    <w:rsid w:val="003F7C1D"/>
    <w:rsid w:val="003F7FD0"/>
    <w:rsid w:val="003F7FDD"/>
    <w:rsid w:val="004007FA"/>
    <w:rsid w:val="00400ED8"/>
    <w:rsid w:val="00401424"/>
    <w:rsid w:val="0040176B"/>
    <w:rsid w:val="00401AC4"/>
    <w:rsid w:val="00402253"/>
    <w:rsid w:val="0040304F"/>
    <w:rsid w:val="004034C1"/>
    <w:rsid w:val="00404D50"/>
    <w:rsid w:val="00404F5C"/>
    <w:rsid w:val="004051FF"/>
    <w:rsid w:val="004053EC"/>
    <w:rsid w:val="0040551E"/>
    <w:rsid w:val="00405887"/>
    <w:rsid w:val="00406119"/>
    <w:rsid w:val="0041016A"/>
    <w:rsid w:val="0041043C"/>
    <w:rsid w:val="00410EF0"/>
    <w:rsid w:val="00412C18"/>
    <w:rsid w:val="00412E46"/>
    <w:rsid w:val="00413365"/>
    <w:rsid w:val="0041350E"/>
    <w:rsid w:val="00414429"/>
    <w:rsid w:val="004147D3"/>
    <w:rsid w:val="004149A3"/>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36A5"/>
    <w:rsid w:val="004241AD"/>
    <w:rsid w:val="00424CCC"/>
    <w:rsid w:val="00425607"/>
    <w:rsid w:val="00425C3E"/>
    <w:rsid w:val="00425E4F"/>
    <w:rsid w:val="00425F9E"/>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4549"/>
    <w:rsid w:val="00435BB6"/>
    <w:rsid w:val="00435DBB"/>
    <w:rsid w:val="00435F9F"/>
    <w:rsid w:val="004362A3"/>
    <w:rsid w:val="00436399"/>
    <w:rsid w:val="004363D2"/>
    <w:rsid w:val="00440362"/>
    <w:rsid w:val="00440829"/>
    <w:rsid w:val="004411E5"/>
    <w:rsid w:val="004422D0"/>
    <w:rsid w:val="004427A5"/>
    <w:rsid w:val="00444436"/>
    <w:rsid w:val="0044473C"/>
    <w:rsid w:val="004450C2"/>
    <w:rsid w:val="004468FE"/>
    <w:rsid w:val="00446BCE"/>
    <w:rsid w:val="00446D9A"/>
    <w:rsid w:val="00446DBD"/>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CA9"/>
    <w:rsid w:val="00455D09"/>
    <w:rsid w:val="004560F0"/>
    <w:rsid w:val="004565DD"/>
    <w:rsid w:val="00456CCD"/>
    <w:rsid w:val="00456D12"/>
    <w:rsid w:val="00457504"/>
    <w:rsid w:val="004601E9"/>
    <w:rsid w:val="004604D3"/>
    <w:rsid w:val="004605BF"/>
    <w:rsid w:val="0046170C"/>
    <w:rsid w:val="00461D0D"/>
    <w:rsid w:val="00461F7E"/>
    <w:rsid w:val="00462063"/>
    <w:rsid w:val="0046235C"/>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0E24"/>
    <w:rsid w:val="00471291"/>
    <w:rsid w:val="00471527"/>
    <w:rsid w:val="004717FD"/>
    <w:rsid w:val="00471B42"/>
    <w:rsid w:val="004720FD"/>
    <w:rsid w:val="0047229F"/>
    <w:rsid w:val="00472512"/>
    <w:rsid w:val="004725AD"/>
    <w:rsid w:val="004733B9"/>
    <w:rsid w:val="004734EC"/>
    <w:rsid w:val="0047391A"/>
    <w:rsid w:val="00474217"/>
    <w:rsid w:val="004744A0"/>
    <w:rsid w:val="004758C8"/>
    <w:rsid w:val="004758E1"/>
    <w:rsid w:val="00475C65"/>
    <w:rsid w:val="004762B2"/>
    <w:rsid w:val="004770B0"/>
    <w:rsid w:val="004778CE"/>
    <w:rsid w:val="00480056"/>
    <w:rsid w:val="00480361"/>
    <w:rsid w:val="00481337"/>
    <w:rsid w:val="00481A3E"/>
    <w:rsid w:val="00481A9B"/>
    <w:rsid w:val="00481E8D"/>
    <w:rsid w:val="004824CD"/>
    <w:rsid w:val="004825AF"/>
    <w:rsid w:val="0048263B"/>
    <w:rsid w:val="00482B30"/>
    <w:rsid w:val="00482D6F"/>
    <w:rsid w:val="00483677"/>
    <w:rsid w:val="004839AD"/>
    <w:rsid w:val="00484498"/>
    <w:rsid w:val="004845F3"/>
    <w:rsid w:val="00484CE5"/>
    <w:rsid w:val="004852ED"/>
    <w:rsid w:val="00485D9B"/>
    <w:rsid w:val="00486B8F"/>
    <w:rsid w:val="004874CB"/>
    <w:rsid w:val="00490241"/>
    <w:rsid w:val="00490473"/>
    <w:rsid w:val="00491DC0"/>
    <w:rsid w:val="0049223F"/>
    <w:rsid w:val="004922D0"/>
    <w:rsid w:val="00492312"/>
    <w:rsid w:val="004926CB"/>
    <w:rsid w:val="00492E3D"/>
    <w:rsid w:val="00492F83"/>
    <w:rsid w:val="00493481"/>
    <w:rsid w:val="004935DE"/>
    <w:rsid w:val="00493765"/>
    <w:rsid w:val="00493E18"/>
    <w:rsid w:val="004943B6"/>
    <w:rsid w:val="00495440"/>
    <w:rsid w:val="00495A52"/>
    <w:rsid w:val="00496759"/>
    <w:rsid w:val="00496BEF"/>
    <w:rsid w:val="00496BF7"/>
    <w:rsid w:val="00496EC0"/>
    <w:rsid w:val="00497E40"/>
    <w:rsid w:val="004A0013"/>
    <w:rsid w:val="004A07BC"/>
    <w:rsid w:val="004A0805"/>
    <w:rsid w:val="004A0D1E"/>
    <w:rsid w:val="004A1062"/>
    <w:rsid w:val="004A18F7"/>
    <w:rsid w:val="004A1980"/>
    <w:rsid w:val="004A246B"/>
    <w:rsid w:val="004A2547"/>
    <w:rsid w:val="004A44FC"/>
    <w:rsid w:val="004A48D5"/>
    <w:rsid w:val="004A4BCD"/>
    <w:rsid w:val="004A4C9D"/>
    <w:rsid w:val="004A4EF9"/>
    <w:rsid w:val="004A559D"/>
    <w:rsid w:val="004A5729"/>
    <w:rsid w:val="004A5846"/>
    <w:rsid w:val="004A5CCE"/>
    <w:rsid w:val="004A5D6F"/>
    <w:rsid w:val="004A5DA0"/>
    <w:rsid w:val="004A5F40"/>
    <w:rsid w:val="004A602B"/>
    <w:rsid w:val="004A631A"/>
    <w:rsid w:val="004A632F"/>
    <w:rsid w:val="004A6333"/>
    <w:rsid w:val="004A7393"/>
    <w:rsid w:val="004A73ED"/>
    <w:rsid w:val="004A74E9"/>
    <w:rsid w:val="004A75EF"/>
    <w:rsid w:val="004A7B4D"/>
    <w:rsid w:val="004A7BD2"/>
    <w:rsid w:val="004A7C8D"/>
    <w:rsid w:val="004B0091"/>
    <w:rsid w:val="004B0479"/>
    <w:rsid w:val="004B0B6D"/>
    <w:rsid w:val="004B196E"/>
    <w:rsid w:val="004B1AD5"/>
    <w:rsid w:val="004B1F97"/>
    <w:rsid w:val="004B23E2"/>
    <w:rsid w:val="004B3D45"/>
    <w:rsid w:val="004B49FF"/>
    <w:rsid w:val="004B4B1D"/>
    <w:rsid w:val="004B4F5E"/>
    <w:rsid w:val="004B5396"/>
    <w:rsid w:val="004B5490"/>
    <w:rsid w:val="004B5E13"/>
    <w:rsid w:val="004B5E80"/>
    <w:rsid w:val="004B677C"/>
    <w:rsid w:val="004B6D0C"/>
    <w:rsid w:val="004B70EF"/>
    <w:rsid w:val="004B79EB"/>
    <w:rsid w:val="004B7A54"/>
    <w:rsid w:val="004B7BC4"/>
    <w:rsid w:val="004B7C8D"/>
    <w:rsid w:val="004C1847"/>
    <w:rsid w:val="004C24D4"/>
    <w:rsid w:val="004C2B9B"/>
    <w:rsid w:val="004C2E8B"/>
    <w:rsid w:val="004C3724"/>
    <w:rsid w:val="004C3EAF"/>
    <w:rsid w:val="004C6013"/>
    <w:rsid w:val="004C6A7E"/>
    <w:rsid w:val="004C6C1D"/>
    <w:rsid w:val="004C6EB7"/>
    <w:rsid w:val="004C71BD"/>
    <w:rsid w:val="004C733D"/>
    <w:rsid w:val="004C7E56"/>
    <w:rsid w:val="004D0530"/>
    <w:rsid w:val="004D0820"/>
    <w:rsid w:val="004D0C7F"/>
    <w:rsid w:val="004D0E92"/>
    <w:rsid w:val="004D0F09"/>
    <w:rsid w:val="004D1AE9"/>
    <w:rsid w:val="004D1DB5"/>
    <w:rsid w:val="004D24B4"/>
    <w:rsid w:val="004D27ED"/>
    <w:rsid w:val="004D2AE0"/>
    <w:rsid w:val="004D3189"/>
    <w:rsid w:val="004D3271"/>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D7111"/>
    <w:rsid w:val="004D764A"/>
    <w:rsid w:val="004E03C2"/>
    <w:rsid w:val="004E0AEF"/>
    <w:rsid w:val="004E1227"/>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842"/>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A3A"/>
    <w:rsid w:val="004F6B64"/>
    <w:rsid w:val="004F6CD4"/>
    <w:rsid w:val="004F7754"/>
    <w:rsid w:val="005002E6"/>
    <w:rsid w:val="00500413"/>
    <w:rsid w:val="00500725"/>
    <w:rsid w:val="005008B1"/>
    <w:rsid w:val="005013B1"/>
    <w:rsid w:val="005014C2"/>
    <w:rsid w:val="00501A80"/>
    <w:rsid w:val="00501AD8"/>
    <w:rsid w:val="00502598"/>
    <w:rsid w:val="00502A2B"/>
    <w:rsid w:val="00502C58"/>
    <w:rsid w:val="0050315E"/>
    <w:rsid w:val="005036B9"/>
    <w:rsid w:val="0050371C"/>
    <w:rsid w:val="005038BC"/>
    <w:rsid w:val="00503EC8"/>
    <w:rsid w:val="00504072"/>
    <w:rsid w:val="005041CD"/>
    <w:rsid w:val="005045A2"/>
    <w:rsid w:val="0050462A"/>
    <w:rsid w:val="005047E3"/>
    <w:rsid w:val="005047EA"/>
    <w:rsid w:val="00505BBC"/>
    <w:rsid w:val="00505E98"/>
    <w:rsid w:val="00506387"/>
    <w:rsid w:val="00506838"/>
    <w:rsid w:val="005068EF"/>
    <w:rsid w:val="005076E4"/>
    <w:rsid w:val="00510FE5"/>
    <w:rsid w:val="0051172A"/>
    <w:rsid w:val="00511DF9"/>
    <w:rsid w:val="00511F39"/>
    <w:rsid w:val="00511FB4"/>
    <w:rsid w:val="0051299D"/>
    <w:rsid w:val="00512E55"/>
    <w:rsid w:val="00512EC2"/>
    <w:rsid w:val="005134DC"/>
    <w:rsid w:val="0051378B"/>
    <w:rsid w:val="005139E8"/>
    <w:rsid w:val="00513D5C"/>
    <w:rsid w:val="00513FAF"/>
    <w:rsid w:val="005144DD"/>
    <w:rsid w:val="005146ED"/>
    <w:rsid w:val="005149B7"/>
    <w:rsid w:val="00514F11"/>
    <w:rsid w:val="005150A2"/>
    <w:rsid w:val="005156DA"/>
    <w:rsid w:val="005160BF"/>
    <w:rsid w:val="00516720"/>
    <w:rsid w:val="00516959"/>
    <w:rsid w:val="005169CF"/>
    <w:rsid w:val="00517200"/>
    <w:rsid w:val="005177E0"/>
    <w:rsid w:val="00517BEB"/>
    <w:rsid w:val="00517E62"/>
    <w:rsid w:val="005219C3"/>
    <w:rsid w:val="0052247A"/>
    <w:rsid w:val="00523E0B"/>
    <w:rsid w:val="0052528E"/>
    <w:rsid w:val="005253E7"/>
    <w:rsid w:val="0052540F"/>
    <w:rsid w:val="00526CC2"/>
    <w:rsid w:val="00527A5D"/>
    <w:rsid w:val="00530E0E"/>
    <w:rsid w:val="00531096"/>
    <w:rsid w:val="00531A08"/>
    <w:rsid w:val="00531DFF"/>
    <w:rsid w:val="00532668"/>
    <w:rsid w:val="005330A6"/>
    <w:rsid w:val="00533BAF"/>
    <w:rsid w:val="00533DC0"/>
    <w:rsid w:val="00534357"/>
    <w:rsid w:val="00534695"/>
    <w:rsid w:val="00535011"/>
    <w:rsid w:val="00535783"/>
    <w:rsid w:val="00535DF2"/>
    <w:rsid w:val="005361EE"/>
    <w:rsid w:val="00536A43"/>
    <w:rsid w:val="00536EE3"/>
    <w:rsid w:val="00537817"/>
    <w:rsid w:val="005404B1"/>
    <w:rsid w:val="005405EF"/>
    <w:rsid w:val="0054074C"/>
    <w:rsid w:val="00540913"/>
    <w:rsid w:val="005413D0"/>
    <w:rsid w:val="00542F0A"/>
    <w:rsid w:val="00543184"/>
    <w:rsid w:val="005438A4"/>
    <w:rsid w:val="00543B34"/>
    <w:rsid w:val="00544483"/>
    <w:rsid w:val="00544BF7"/>
    <w:rsid w:val="0054534E"/>
    <w:rsid w:val="00545A4B"/>
    <w:rsid w:val="00545DFA"/>
    <w:rsid w:val="005462A6"/>
    <w:rsid w:val="00546761"/>
    <w:rsid w:val="00546ACD"/>
    <w:rsid w:val="00546CBA"/>
    <w:rsid w:val="00546FC8"/>
    <w:rsid w:val="005473AB"/>
    <w:rsid w:val="00547AA9"/>
    <w:rsid w:val="00547D92"/>
    <w:rsid w:val="00550236"/>
    <w:rsid w:val="00550634"/>
    <w:rsid w:val="0055111A"/>
    <w:rsid w:val="00551F3A"/>
    <w:rsid w:val="00552051"/>
    <w:rsid w:val="00552873"/>
    <w:rsid w:val="00552EA4"/>
    <w:rsid w:val="005539C2"/>
    <w:rsid w:val="00553F5C"/>
    <w:rsid w:val="0055418A"/>
    <w:rsid w:val="00554A29"/>
    <w:rsid w:val="00554C25"/>
    <w:rsid w:val="005553C0"/>
    <w:rsid w:val="0055598D"/>
    <w:rsid w:val="00556497"/>
    <w:rsid w:val="005567F0"/>
    <w:rsid w:val="005569AA"/>
    <w:rsid w:val="00556A2E"/>
    <w:rsid w:val="005570BF"/>
    <w:rsid w:val="00557202"/>
    <w:rsid w:val="005577D8"/>
    <w:rsid w:val="00557E1A"/>
    <w:rsid w:val="00560035"/>
    <w:rsid w:val="00560666"/>
    <w:rsid w:val="005606B6"/>
    <w:rsid w:val="0056078C"/>
    <w:rsid w:val="00561068"/>
    <w:rsid w:val="005614EA"/>
    <w:rsid w:val="005617F0"/>
    <w:rsid w:val="0056203C"/>
    <w:rsid w:val="00562572"/>
    <w:rsid w:val="0056375B"/>
    <w:rsid w:val="00563852"/>
    <w:rsid w:val="00563C50"/>
    <w:rsid w:val="00564A3D"/>
    <w:rsid w:val="00564A43"/>
    <w:rsid w:val="00564D2D"/>
    <w:rsid w:val="00565068"/>
    <w:rsid w:val="005656B7"/>
    <w:rsid w:val="0056778E"/>
    <w:rsid w:val="00567850"/>
    <w:rsid w:val="00567B9F"/>
    <w:rsid w:val="00567EAB"/>
    <w:rsid w:val="00570146"/>
    <w:rsid w:val="005703DF"/>
    <w:rsid w:val="00570524"/>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185"/>
    <w:rsid w:val="00582BCA"/>
    <w:rsid w:val="00583DCF"/>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2663"/>
    <w:rsid w:val="00592F47"/>
    <w:rsid w:val="0059318C"/>
    <w:rsid w:val="0059424E"/>
    <w:rsid w:val="00594330"/>
    <w:rsid w:val="00594A94"/>
    <w:rsid w:val="00594EC1"/>
    <w:rsid w:val="00595463"/>
    <w:rsid w:val="005957A6"/>
    <w:rsid w:val="005957D2"/>
    <w:rsid w:val="00595E52"/>
    <w:rsid w:val="00596426"/>
    <w:rsid w:val="0059725E"/>
    <w:rsid w:val="005976F4"/>
    <w:rsid w:val="00597D4C"/>
    <w:rsid w:val="005A0883"/>
    <w:rsid w:val="005A0ADA"/>
    <w:rsid w:val="005A0C93"/>
    <w:rsid w:val="005A0CD3"/>
    <w:rsid w:val="005A0D9C"/>
    <w:rsid w:val="005A122B"/>
    <w:rsid w:val="005A1631"/>
    <w:rsid w:val="005A27DE"/>
    <w:rsid w:val="005A39CE"/>
    <w:rsid w:val="005A4368"/>
    <w:rsid w:val="005A4B2C"/>
    <w:rsid w:val="005A4BE8"/>
    <w:rsid w:val="005A5151"/>
    <w:rsid w:val="005A577A"/>
    <w:rsid w:val="005A6554"/>
    <w:rsid w:val="005A6B75"/>
    <w:rsid w:val="005B1312"/>
    <w:rsid w:val="005B133E"/>
    <w:rsid w:val="005B1F0F"/>
    <w:rsid w:val="005B1FA0"/>
    <w:rsid w:val="005B2523"/>
    <w:rsid w:val="005B2A48"/>
    <w:rsid w:val="005B2E3C"/>
    <w:rsid w:val="005B3228"/>
    <w:rsid w:val="005B3560"/>
    <w:rsid w:val="005B465D"/>
    <w:rsid w:val="005B46DB"/>
    <w:rsid w:val="005B4B2A"/>
    <w:rsid w:val="005B4D00"/>
    <w:rsid w:val="005B52A6"/>
    <w:rsid w:val="005B5A07"/>
    <w:rsid w:val="005B66B4"/>
    <w:rsid w:val="005B66C0"/>
    <w:rsid w:val="005B6D41"/>
    <w:rsid w:val="005B7002"/>
    <w:rsid w:val="005B7971"/>
    <w:rsid w:val="005B7EA3"/>
    <w:rsid w:val="005B7F1C"/>
    <w:rsid w:val="005C0748"/>
    <w:rsid w:val="005C07FF"/>
    <w:rsid w:val="005C170A"/>
    <w:rsid w:val="005C2416"/>
    <w:rsid w:val="005C2EBE"/>
    <w:rsid w:val="005C3241"/>
    <w:rsid w:val="005C42E7"/>
    <w:rsid w:val="005C4E7E"/>
    <w:rsid w:val="005C50FA"/>
    <w:rsid w:val="005C5131"/>
    <w:rsid w:val="005C572A"/>
    <w:rsid w:val="005C6704"/>
    <w:rsid w:val="005C67EA"/>
    <w:rsid w:val="005C7167"/>
    <w:rsid w:val="005C7A11"/>
    <w:rsid w:val="005C7E68"/>
    <w:rsid w:val="005D0204"/>
    <w:rsid w:val="005D11EA"/>
    <w:rsid w:val="005D1294"/>
    <w:rsid w:val="005D3036"/>
    <w:rsid w:val="005D364C"/>
    <w:rsid w:val="005D3A3A"/>
    <w:rsid w:val="005D3E20"/>
    <w:rsid w:val="005D3F76"/>
    <w:rsid w:val="005D494E"/>
    <w:rsid w:val="005D57CC"/>
    <w:rsid w:val="005D5E73"/>
    <w:rsid w:val="005D6473"/>
    <w:rsid w:val="005D650D"/>
    <w:rsid w:val="005D6CFE"/>
    <w:rsid w:val="005D7255"/>
    <w:rsid w:val="005D74B8"/>
    <w:rsid w:val="005D794B"/>
    <w:rsid w:val="005E0C8D"/>
    <w:rsid w:val="005E0FA1"/>
    <w:rsid w:val="005E1303"/>
    <w:rsid w:val="005E1D57"/>
    <w:rsid w:val="005E1DCB"/>
    <w:rsid w:val="005E3009"/>
    <w:rsid w:val="005E4068"/>
    <w:rsid w:val="005E419A"/>
    <w:rsid w:val="005E4653"/>
    <w:rsid w:val="005E4868"/>
    <w:rsid w:val="005E49CA"/>
    <w:rsid w:val="005E5103"/>
    <w:rsid w:val="005E5F81"/>
    <w:rsid w:val="005E6149"/>
    <w:rsid w:val="005E6537"/>
    <w:rsid w:val="005E6681"/>
    <w:rsid w:val="005E698A"/>
    <w:rsid w:val="005E6AEC"/>
    <w:rsid w:val="005E6CEC"/>
    <w:rsid w:val="005E70AC"/>
    <w:rsid w:val="005E77AC"/>
    <w:rsid w:val="005F0171"/>
    <w:rsid w:val="005F039C"/>
    <w:rsid w:val="005F046B"/>
    <w:rsid w:val="005F074B"/>
    <w:rsid w:val="005F12F5"/>
    <w:rsid w:val="005F1364"/>
    <w:rsid w:val="005F1985"/>
    <w:rsid w:val="005F2085"/>
    <w:rsid w:val="005F2980"/>
    <w:rsid w:val="005F3846"/>
    <w:rsid w:val="005F3F11"/>
    <w:rsid w:val="005F4507"/>
    <w:rsid w:val="005F4530"/>
    <w:rsid w:val="005F4B99"/>
    <w:rsid w:val="005F562E"/>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2D7D"/>
    <w:rsid w:val="0060316C"/>
    <w:rsid w:val="00603476"/>
    <w:rsid w:val="00603886"/>
    <w:rsid w:val="00603C8E"/>
    <w:rsid w:val="00603F40"/>
    <w:rsid w:val="00603F6F"/>
    <w:rsid w:val="00604D54"/>
    <w:rsid w:val="0060518E"/>
    <w:rsid w:val="0060527A"/>
    <w:rsid w:val="00605901"/>
    <w:rsid w:val="00605E6F"/>
    <w:rsid w:val="0060719F"/>
    <w:rsid w:val="0061003F"/>
    <w:rsid w:val="006105C4"/>
    <w:rsid w:val="00611ADC"/>
    <w:rsid w:val="00611BF9"/>
    <w:rsid w:val="006124EF"/>
    <w:rsid w:val="00612A38"/>
    <w:rsid w:val="00613306"/>
    <w:rsid w:val="00613445"/>
    <w:rsid w:val="00613CE1"/>
    <w:rsid w:val="00613DA5"/>
    <w:rsid w:val="0061416D"/>
    <w:rsid w:val="00615E66"/>
    <w:rsid w:val="006164BF"/>
    <w:rsid w:val="00616A3B"/>
    <w:rsid w:val="00616D04"/>
    <w:rsid w:val="00617828"/>
    <w:rsid w:val="006200CB"/>
    <w:rsid w:val="00620EF9"/>
    <w:rsid w:val="006218C4"/>
    <w:rsid w:val="006218E2"/>
    <w:rsid w:val="006225DD"/>
    <w:rsid w:val="0062285B"/>
    <w:rsid w:val="006228BD"/>
    <w:rsid w:val="00623CC4"/>
    <w:rsid w:val="006241EF"/>
    <w:rsid w:val="00624420"/>
    <w:rsid w:val="00624609"/>
    <w:rsid w:val="006248F1"/>
    <w:rsid w:val="00624FE8"/>
    <w:rsid w:val="006253C2"/>
    <w:rsid w:val="0062645A"/>
    <w:rsid w:val="00626CB0"/>
    <w:rsid w:val="0063036B"/>
    <w:rsid w:val="006303EC"/>
    <w:rsid w:val="00630B2C"/>
    <w:rsid w:val="006314F6"/>
    <w:rsid w:val="0063155B"/>
    <w:rsid w:val="00631640"/>
    <w:rsid w:val="00631740"/>
    <w:rsid w:val="006318CF"/>
    <w:rsid w:val="00631C2A"/>
    <w:rsid w:val="00631E95"/>
    <w:rsid w:val="00632E97"/>
    <w:rsid w:val="00632EC8"/>
    <w:rsid w:val="006338A3"/>
    <w:rsid w:val="00633BA9"/>
    <w:rsid w:val="00633DEE"/>
    <w:rsid w:val="006344D6"/>
    <w:rsid w:val="006347D1"/>
    <w:rsid w:val="00634D65"/>
    <w:rsid w:val="006350D3"/>
    <w:rsid w:val="00635111"/>
    <w:rsid w:val="006355B8"/>
    <w:rsid w:val="006358CC"/>
    <w:rsid w:val="00635C32"/>
    <w:rsid w:val="00636144"/>
    <w:rsid w:val="00636394"/>
    <w:rsid w:val="00636A84"/>
    <w:rsid w:val="00636F34"/>
    <w:rsid w:val="00637193"/>
    <w:rsid w:val="00640068"/>
    <w:rsid w:val="00640A57"/>
    <w:rsid w:val="006418A3"/>
    <w:rsid w:val="00641CCE"/>
    <w:rsid w:val="00641CDB"/>
    <w:rsid w:val="00642050"/>
    <w:rsid w:val="006421A6"/>
    <w:rsid w:val="006425CB"/>
    <w:rsid w:val="006429F3"/>
    <w:rsid w:val="00643E44"/>
    <w:rsid w:val="00643E84"/>
    <w:rsid w:val="00644217"/>
    <w:rsid w:val="006448A2"/>
    <w:rsid w:val="006449F1"/>
    <w:rsid w:val="00644C72"/>
    <w:rsid w:val="00644FC8"/>
    <w:rsid w:val="00645A64"/>
    <w:rsid w:val="00645DA8"/>
    <w:rsid w:val="00646866"/>
    <w:rsid w:val="00646AD3"/>
    <w:rsid w:val="006475D3"/>
    <w:rsid w:val="0064780D"/>
    <w:rsid w:val="006478CF"/>
    <w:rsid w:val="006479CE"/>
    <w:rsid w:val="00647DF2"/>
    <w:rsid w:val="00650230"/>
    <w:rsid w:val="00651708"/>
    <w:rsid w:val="006519BB"/>
    <w:rsid w:val="00651E17"/>
    <w:rsid w:val="0065261D"/>
    <w:rsid w:val="00652E82"/>
    <w:rsid w:val="00653975"/>
    <w:rsid w:val="00653DEA"/>
    <w:rsid w:val="00653F87"/>
    <w:rsid w:val="00654683"/>
    <w:rsid w:val="00654957"/>
    <w:rsid w:val="00654B2C"/>
    <w:rsid w:val="00654C4E"/>
    <w:rsid w:val="006556A9"/>
    <w:rsid w:val="00655CD4"/>
    <w:rsid w:val="00655D27"/>
    <w:rsid w:val="00656B95"/>
    <w:rsid w:val="00656F4A"/>
    <w:rsid w:val="006573B8"/>
    <w:rsid w:val="00661042"/>
    <w:rsid w:val="006610DA"/>
    <w:rsid w:val="00661895"/>
    <w:rsid w:val="00661A0D"/>
    <w:rsid w:val="0066226A"/>
    <w:rsid w:val="00662FB5"/>
    <w:rsid w:val="0066376B"/>
    <w:rsid w:val="00664F09"/>
    <w:rsid w:val="006651B7"/>
    <w:rsid w:val="00665214"/>
    <w:rsid w:val="006652F2"/>
    <w:rsid w:val="006653E3"/>
    <w:rsid w:val="00666143"/>
    <w:rsid w:val="00666BB8"/>
    <w:rsid w:val="00666DA6"/>
    <w:rsid w:val="006678FE"/>
    <w:rsid w:val="006679E7"/>
    <w:rsid w:val="00667B58"/>
    <w:rsid w:val="00667FE2"/>
    <w:rsid w:val="00670743"/>
    <w:rsid w:val="006709E0"/>
    <w:rsid w:val="00670A07"/>
    <w:rsid w:val="0067127A"/>
    <w:rsid w:val="00671E61"/>
    <w:rsid w:val="006722AC"/>
    <w:rsid w:val="00673676"/>
    <w:rsid w:val="00674BFF"/>
    <w:rsid w:val="00675017"/>
    <w:rsid w:val="0067501D"/>
    <w:rsid w:val="006751C4"/>
    <w:rsid w:val="00675357"/>
    <w:rsid w:val="00675A91"/>
    <w:rsid w:val="00675D8F"/>
    <w:rsid w:val="00676137"/>
    <w:rsid w:val="00676257"/>
    <w:rsid w:val="00680438"/>
    <w:rsid w:val="00680983"/>
    <w:rsid w:val="00680C99"/>
    <w:rsid w:val="00680F14"/>
    <w:rsid w:val="00681973"/>
    <w:rsid w:val="00681FB6"/>
    <w:rsid w:val="00683233"/>
    <w:rsid w:val="006834CB"/>
    <w:rsid w:val="00683792"/>
    <w:rsid w:val="00683C7B"/>
    <w:rsid w:val="00684013"/>
    <w:rsid w:val="0068428A"/>
    <w:rsid w:val="006843AB"/>
    <w:rsid w:val="00684521"/>
    <w:rsid w:val="00684F7F"/>
    <w:rsid w:val="00685068"/>
    <w:rsid w:val="00685ABC"/>
    <w:rsid w:val="00687203"/>
    <w:rsid w:val="00690491"/>
    <w:rsid w:val="0069146E"/>
    <w:rsid w:val="00691DC9"/>
    <w:rsid w:val="00692569"/>
    <w:rsid w:val="00692E6F"/>
    <w:rsid w:val="006936BB"/>
    <w:rsid w:val="00693877"/>
    <w:rsid w:val="00693BFD"/>
    <w:rsid w:val="00694A70"/>
    <w:rsid w:val="00694AE4"/>
    <w:rsid w:val="00694AE7"/>
    <w:rsid w:val="00694EDE"/>
    <w:rsid w:val="00694FA4"/>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0FA9"/>
    <w:rsid w:val="006A150F"/>
    <w:rsid w:val="006A1974"/>
    <w:rsid w:val="006A2351"/>
    <w:rsid w:val="006A2DF5"/>
    <w:rsid w:val="006A314C"/>
    <w:rsid w:val="006A3398"/>
    <w:rsid w:val="006A347E"/>
    <w:rsid w:val="006A38AB"/>
    <w:rsid w:val="006A3AA4"/>
    <w:rsid w:val="006A3FD4"/>
    <w:rsid w:val="006A4171"/>
    <w:rsid w:val="006A4A69"/>
    <w:rsid w:val="006A534D"/>
    <w:rsid w:val="006A58EB"/>
    <w:rsid w:val="006A6675"/>
    <w:rsid w:val="006A69BB"/>
    <w:rsid w:val="006A6AB8"/>
    <w:rsid w:val="006A6B41"/>
    <w:rsid w:val="006A6BCD"/>
    <w:rsid w:val="006A6BDA"/>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2D94"/>
    <w:rsid w:val="006C37B9"/>
    <w:rsid w:val="006C40B6"/>
    <w:rsid w:val="006C4C83"/>
    <w:rsid w:val="006C4DE6"/>
    <w:rsid w:val="006C52DA"/>
    <w:rsid w:val="006C5CC8"/>
    <w:rsid w:val="006C6319"/>
    <w:rsid w:val="006C63F9"/>
    <w:rsid w:val="006C64F4"/>
    <w:rsid w:val="006C6C21"/>
    <w:rsid w:val="006C7401"/>
    <w:rsid w:val="006C79A5"/>
    <w:rsid w:val="006C7CAC"/>
    <w:rsid w:val="006D036B"/>
    <w:rsid w:val="006D090B"/>
    <w:rsid w:val="006D0DA5"/>
    <w:rsid w:val="006D0F00"/>
    <w:rsid w:val="006D1351"/>
    <w:rsid w:val="006D135B"/>
    <w:rsid w:val="006D140E"/>
    <w:rsid w:val="006D159E"/>
    <w:rsid w:val="006D1AF8"/>
    <w:rsid w:val="006D21E1"/>
    <w:rsid w:val="006D2CF2"/>
    <w:rsid w:val="006D2FD1"/>
    <w:rsid w:val="006D3531"/>
    <w:rsid w:val="006D4807"/>
    <w:rsid w:val="006D4C40"/>
    <w:rsid w:val="006D5487"/>
    <w:rsid w:val="006D5573"/>
    <w:rsid w:val="006D5D7F"/>
    <w:rsid w:val="006D5EA8"/>
    <w:rsid w:val="006D6016"/>
    <w:rsid w:val="006D62CA"/>
    <w:rsid w:val="006D6361"/>
    <w:rsid w:val="006D653B"/>
    <w:rsid w:val="006D688E"/>
    <w:rsid w:val="006D7053"/>
    <w:rsid w:val="006D72EE"/>
    <w:rsid w:val="006D78A6"/>
    <w:rsid w:val="006E001F"/>
    <w:rsid w:val="006E00A1"/>
    <w:rsid w:val="006E02A3"/>
    <w:rsid w:val="006E08B0"/>
    <w:rsid w:val="006E1714"/>
    <w:rsid w:val="006E2085"/>
    <w:rsid w:val="006E2167"/>
    <w:rsid w:val="006E2662"/>
    <w:rsid w:val="006E2A1F"/>
    <w:rsid w:val="006E2D49"/>
    <w:rsid w:val="006E2F94"/>
    <w:rsid w:val="006E300B"/>
    <w:rsid w:val="006E35AA"/>
    <w:rsid w:val="006E3DE3"/>
    <w:rsid w:val="006E43C7"/>
    <w:rsid w:val="006E548A"/>
    <w:rsid w:val="006E55D8"/>
    <w:rsid w:val="006E5F06"/>
    <w:rsid w:val="006E6B24"/>
    <w:rsid w:val="006E70E0"/>
    <w:rsid w:val="006E7BF2"/>
    <w:rsid w:val="006F031D"/>
    <w:rsid w:val="006F0C3B"/>
    <w:rsid w:val="006F1619"/>
    <w:rsid w:val="006F2A31"/>
    <w:rsid w:val="006F2C8E"/>
    <w:rsid w:val="006F2F2C"/>
    <w:rsid w:val="006F44C4"/>
    <w:rsid w:val="006F4640"/>
    <w:rsid w:val="006F47B2"/>
    <w:rsid w:val="006F4F44"/>
    <w:rsid w:val="006F51BB"/>
    <w:rsid w:val="006F5F1F"/>
    <w:rsid w:val="006F5F46"/>
    <w:rsid w:val="006F61B1"/>
    <w:rsid w:val="006F677C"/>
    <w:rsid w:val="006F6F5B"/>
    <w:rsid w:val="006F7286"/>
    <w:rsid w:val="006F745E"/>
    <w:rsid w:val="006F7CA3"/>
    <w:rsid w:val="00700B61"/>
    <w:rsid w:val="00701205"/>
    <w:rsid w:val="007013F1"/>
    <w:rsid w:val="00701811"/>
    <w:rsid w:val="0070298E"/>
    <w:rsid w:val="00702C38"/>
    <w:rsid w:val="00702CD3"/>
    <w:rsid w:val="00702F24"/>
    <w:rsid w:val="007032C4"/>
    <w:rsid w:val="00703566"/>
    <w:rsid w:val="00703979"/>
    <w:rsid w:val="00703D8B"/>
    <w:rsid w:val="00703E21"/>
    <w:rsid w:val="0070417F"/>
    <w:rsid w:val="00704EEA"/>
    <w:rsid w:val="0070508F"/>
    <w:rsid w:val="00705306"/>
    <w:rsid w:val="00705981"/>
    <w:rsid w:val="00705B36"/>
    <w:rsid w:val="00705CD9"/>
    <w:rsid w:val="00706022"/>
    <w:rsid w:val="00706354"/>
    <w:rsid w:val="007067DF"/>
    <w:rsid w:val="00707343"/>
    <w:rsid w:val="00707394"/>
    <w:rsid w:val="0070743D"/>
    <w:rsid w:val="007075A3"/>
    <w:rsid w:val="0070790F"/>
    <w:rsid w:val="00707AB1"/>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4BC"/>
    <w:rsid w:val="00717E11"/>
    <w:rsid w:val="00717E22"/>
    <w:rsid w:val="00720276"/>
    <w:rsid w:val="007227F4"/>
    <w:rsid w:val="007229DF"/>
    <w:rsid w:val="00724A02"/>
    <w:rsid w:val="00724C09"/>
    <w:rsid w:val="00725E59"/>
    <w:rsid w:val="0072603A"/>
    <w:rsid w:val="00726439"/>
    <w:rsid w:val="0072734A"/>
    <w:rsid w:val="00727CC2"/>
    <w:rsid w:val="0073011A"/>
    <w:rsid w:val="00730326"/>
    <w:rsid w:val="00730EAE"/>
    <w:rsid w:val="00730F09"/>
    <w:rsid w:val="0073183B"/>
    <w:rsid w:val="00731991"/>
    <w:rsid w:val="0073259F"/>
    <w:rsid w:val="0073286D"/>
    <w:rsid w:val="007328C8"/>
    <w:rsid w:val="007337FE"/>
    <w:rsid w:val="00733BBB"/>
    <w:rsid w:val="00733CA6"/>
    <w:rsid w:val="00735460"/>
    <w:rsid w:val="00735C3C"/>
    <w:rsid w:val="007364CD"/>
    <w:rsid w:val="00736895"/>
    <w:rsid w:val="00736EFE"/>
    <w:rsid w:val="00737AE1"/>
    <w:rsid w:val="00740C17"/>
    <w:rsid w:val="00741986"/>
    <w:rsid w:val="00741A05"/>
    <w:rsid w:val="00741A28"/>
    <w:rsid w:val="00741BCB"/>
    <w:rsid w:val="00741E8D"/>
    <w:rsid w:val="00741E91"/>
    <w:rsid w:val="007423E0"/>
    <w:rsid w:val="00742C9D"/>
    <w:rsid w:val="007430CA"/>
    <w:rsid w:val="007432AF"/>
    <w:rsid w:val="007439D0"/>
    <w:rsid w:val="00744FF9"/>
    <w:rsid w:val="007454E9"/>
    <w:rsid w:val="007500E3"/>
    <w:rsid w:val="00750223"/>
    <w:rsid w:val="0075054D"/>
    <w:rsid w:val="007511BE"/>
    <w:rsid w:val="00751F02"/>
    <w:rsid w:val="0075286A"/>
    <w:rsid w:val="00752BE2"/>
    <w:rsid w:val="00753286"/>
    <w:rsid w:val="0075395D"/>
    <w:rsid w:val="00753D7A"/>
    <w:rsid w:val="00754F3A"/>
    <w:rsid w:val="00755101"/>
    <w:rsid w:val="0075582E"/>
    <w:rsid w:val="00755852"/>
    <w:rsid w:val="007559B2"/>
    <w:rsid w:val="00755A48"/>
    <w:rsid w:val="00755C1F"/>
    <w:rsid w:val="00755D1C"/>
    <w:rsid w:val="00755E84"/>
    <w:rsid w:val="007560D9"/>
    <w:rsid w:val="007564ED"/>
    <w:rsid w:val="0075696C"/>
    <w:rsid w:val="00756DF2"/>
    <w:rsid w:val="007571A7"/>
    <w:rsid w:val="0075775A"/>
    <w:rsid w:val="00757913"/>
    <w:rsid w:val="00757DAE"/>
    <w:rsid w:val="007604C9"/>
    <w:rsid w:val="00760783"/>
    <w:rsid w:val="0076101B"/>
    <w:rsid w:val="00761A8D"/>
    <w:rsid w:val="00761BB5"/>
    <w:rsid w:val="0076275B"/>
    <w:rsid w:val="00762C2B"/>
    <w:rsid w:val="00762EE3"/>
    <w:rsid w:val="0076307A"/>
    <w:rsid w:val="007630C9"/>
    <w:rsid w:val="0076324E"/>
    <w:rsid w:val="007632C7"/>
    <w:rsid w:val="00764C5B"/>
    <w:rsid w:val="00764CDE"/>
    <w:rsid w:val="0076507D"/>
    <w:rsid w:val="0076528A"/>
    <w:rsid w:val="00765780"/>
    <w:rsid w:val="007659F2"/>
    <w:rsid w:val="007666E3"/>
    <w:rsid w:val="00766CD8"/>
    <w:rsid w:val="00767A95"/>
    <w:rsid w:val="00770168"/>
    <w:rsid w:val="00770A89"/>
    <w:rsid w:val="00770B3B"/>
    <w:rsid w:val="007710DA"/>
    <w:rsid w:val="007712D4"/>
    <w:rsid w:val="007719BA"/>
    <w:rsid w:val="007719F2"/>
    <w:rsid w:val="00772AB5"/>
    <w:rsid w:val="00772D7E"/>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1921"/>
    <w:rsid w:val="007824CF"/>
    <w:rsid w:val="007824EB"/>
    <w:rsid w:val="00783544"/>
    <w:rsid w:val="007844CB"/>
    <w:rsid w:val="007848DA"/>
    <w:rsid w:val="00784D71"/>
    <w:rsid w:val="00784E92"/>
    <w:rsid w:val="0078569C"/>
    <w:rsid w:val="00785915"/>
    <w:rsid w:val="00785DD1"/>
    <w:rsid w:val="00785FED"/>
    <w:rsid w:val="007875B5"/>
    <w:rsid w:val="00787C27"/>
    <w:rsid w:val="0079004A"/>
    <w:rsid w:val="00790CE5"/>
    <w:rsid w:val="00791196"/>
    <w:rsid w:val="00791204"/>
    <w:rsid w:val="00791922"/>
    <w:rsid w:val="00792328"/>
    <w:rsid w:val="00792669"/>
    <w:rsid w:val="00792B01"/>
    <w:rsid w:val="00792DC7"/>
    <w:rsid w:val="00792E0E"/>
    <w:rsid w:val="00793541"/>
    <w:rsid w:val="00793BBF"/>
    <w:rsid w:val="00794149"/>
    <w:rsid w:val="0079492E"/>
    <w:rsid w:val="00794C4E"/>
    <w:rsid w:val="0079516C"/>
    <w:rsid w:val="00795468"/>
    <w:rsid w:val="007954CA"/>
    <w:rsid w:val="00795B3B"/>
    <w:rsid w:val="00796393"/>
    <w:rsid w:val="00796772"/>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7FF"/>
    <w:rsid w:val="007A589E"/>
    <w:rsid w:val="007A5B68"/>
    <w:rsid w:val="007A661A"/>
    <w:rsid w:val="007A6D49"/>
    <w:rsid w:val="007A72B2"/>
    <w:rsid w:val="007A765C"/>
    <w:rsid w:val="007A770F"/>
    <w:rsid w:val="007A7B41"/>
    <w:rsid w:val="007B09BA"/>
    <w:rsid w:val="007B0B4E"/>
    <w:rsid w:val="007B0C7C"/>
    <w:rsid w:val="007B1211"/>
    <w:rsid w:val="007B12FC"/>
    <w:rsid w:val="007B1C06"/>
    <w:rsid w:val="007B2206"/>
    <w:rsid w:val="007B22C0"/>
    <w:rsid w:val="007B26DF"/>
    <w:rsid w:val="007B2758"/>
    <w:rsid w:val="007B2802"/>
    <w:rsid w:val="007B2A6B"/>
    <w:rsid w:val="007B2F46"/>
    <w:rsid w:val="007B35D4"/>
    <w:rsid w:val="007B3ED0"/>
    <w:rsid w:val="007B40A3"/>
    <w:rsid w:val="007B45E5"/>
    <w:rsid w:val="007B4A41"/>
    <w:rsid w:val="007B4BC4"/>
    <w:rsid w:val="007B50CD"/>
    <w:rsid w:val="007B64AA"/>
    <w:rsid w:val="007B64C3"/>
    <w:rsid w:val="007B6901"/>
    <w:rsid w:val="007B77C5"/>
    <w:rsid w:val="007C00A0"/>
    <w:rsid w:val="007C073B"/>
    <w:rsid w:val="007C0B5C"/>
    <w:rsid w:val="007C1989"/>
    <w:rsid w:val="007C1C47"/>
    <w:rsid w:val="007C2AB1"/>
    <w:rsid w:val="007C323B"/>
    <w:rsid w:val="007C3494"/>
    <w:rsid w:val="007C38C8"/>
    <w:rsid w:val="007C3D6D"/>
    <w:rsid w:val="007C44AB"/>
    <w:rsid w:val="007C49A4"/>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186"/>
    <w:rsid w:val="007D259D"/>
    <w:rsid w:val="007D28A4"/>
    <w:rsid w:val="007D2AFF"/>
    <w:rsid w:val="007D2DBB"/>
    <w:rsid w:val="007D3ABC"/>
    <w:rsid w:val="007D3C37"/>
    <w:rsid w:val="007D3E10"/>
    <w:rsid w:val="007D4504"/>
    <w:rsid w:val="007D46DF"/>
    <w:rsid w:val="007D4966"/>
    <w:rsid w:val="007D5024"/>
    <w:rsid w:val="007D52E5"/>
    <w:rsid w:val="007D5FC9"/>
    <w:rsid w:val="007D6DC1"/>
    <w:rsid w:val="007D7B31"/>
    <w:rsid w:val="007E0087"/>
    <w:rsid w:val="007E0519"/>
    <w:rsid w:val="007E0AE0"/>
    <w:rsid w:val="007E0D7D"/>
    <w:rsid w:val="007E0F45"/>
    <w:rsid w:val="007E0FE9"/>
    <w:rsid w:val="007E16C3"/>
    <w:rsid w:val="007E182D"/>
    <w:rsid w:val="007E1A7C"/>
    <w:rsid w:val="007E1F3B"/>
    <w:rsid w:val="007E231B"/>
    <w:rsid w:val="007E243A"/>
    <w:rsid w:val="007E256D"/>
    <w:rsid w:val="007E25BA"/>
    <w:rsid w:val="007E26D2"/>
    <w:rsid w:val="007E2858"/>
    <w:rsid w:val="007E2CD1"/>
    <w:rsid w:val="007E2CD2"/>
    <w:rsid w:val="007E3218"/>
    <w:rsid w:val="007E32FA"/>
    <w:rsid w:val="007E3300"/>
    <w:rsid w:val="007E42A2"/>
    <w:rsid w:val="007E4418"/>
    <w:rsid w:val="007E4515"/>
    <w:rsid w:val="007E4FE4"/>
    <w:rsid w:val="007E5766"/>
    <w:rsid w:val="007E58B8"/>
    <w:rsid w:val="007E59A5"/>
    <w:rsid w:val="007E6040"/>
    <w:rsid w:val="007E671A"/>
    <w:rsid w:val="007F0B50"/>
    <w:rsid w:val="007F0C88"/>
    <w:rsid w:val="007F191E"/>
    <w:rsid w:val="007F21FB"/>
    <w:rsid w:val="007F2464"/>
    <w:rsid w:val="007F25CC"/>
    <w:rsid w:val="007F29AE"/>
    <w:rsid w:val="007F2A4E"/>
    <w:rsid w:val="007F2E55"/>
    <w:rsid w:val="007F36A7"/>
    <w:rsid w:val="007F3883"/>
    <w:rsid w:val="007F3A63"/>
    <w:rsid w:val="007F4937"/>
    <w:rsid w:val="007F4A3F"/>
    <w:rsid w:val="007F4EAC"/>
    <w:rsid w:val="007F50D9"/>
    <w:rsid w:val="007F5161"/>
    <w:rsid w:val="007F5B03"/>
    <w:rsid w:val="007F6180"/>
    <w:rsid w:val="007F68BC"/>
    <w:rsid w:val="007F729F"/>
    <w:rsid w:val="007F7DFD"/>
    <w:rsid w:val="007F7EAD"/>
    <w:rsid w:val="008005A1"/>
    <w:rsid w:val="0080186C"/>
    <w:rsid w:val="008018C0"/>
    <w:rsid w:val="008019A0"/>
    <w:rsid w:val="00802060"/>
    <w:rsid w:val="00802ED9"/>
    <w:rsid w:val="008030D6"/>
    <w:rsid w:val="008030FD"/>
    <w:rsid w:val="00803E74"/>
    <w:rsid w:val="00804D01"/>
    <w:rsid w:val="00804D9E"/>
    <w:rsid w:val="0080592D"/>
    <w:rsid w:val="008067D6"/>
    <w:rsid w:val="00806CC2"/>
    <w:rsid w:val="00806D3A"/>
    <w:rsid w:val="008073F7"/>
    <w:rsid w:val="00807750"/>
    <w:rsid w:val="00807B73"/>
    <w:rsid w:val="00810388"/>
    <w:rsid w:val="00810514"/>
    <w:rsid w:val="0081104C"/>
    <w:rsid w:val="00811859"/>
    <w:rsid w:val="00811D40"/>
    <w:rsid w:val="00811F11"/>
    <w:rsid w:val="00812300"/>
    <w:rsid w:val="008145C2"/>
    <w:rsid w:val="008145DD"/>
    <w:rsid w:val="00814A53"/>
    <w:rsid w:val="008152DC"/>
    <w:rsid w:val="008153A7"/>
    <w:rsid w:val="00815429"/>
    <w:rsid w:val="008154B4"/>
    <w:rsid w:val="00816A9D"/>
    <w:rsid w:val="00816CF5"/>
    <w:rsid w:val="00820435"/>
    <w:rsid w:val="00820742"/>
    <w:rsid w:val="00820BE9"/>
    <w:rsid w:val="008211C4"/>
    <w:rsid w:val="00821472"/>
    <w:rsid w:val="0082194E"/>
    <w:rsid w:val="00821EC0"/>
    <w:rsid w:val="00821FC0"/>
    <w:rsid w:val="00822965"/>
    <w:rsid w:val="008236B5"/>
    <w:rsid w:val="008243E4"/>
    <w:rsid w:val="008246FD"/>
    <w:rsid w:val="008247BD"/>
    <w:rsid w:val="00824B61"/>
    <w:rsid w:val="00824F30"/>
    <w:rsid w:val="0082550F"/>
    <w:rsid w:val="00825E98"/>
    <w:rsid w:val="00825F91"/>
    <w:rsid w:val="008264CE"/>
    <w:rsid w:val="00826FE1"/>
    <w:rsid w:val="008272F1"/>
    <w:rsid w:val="0082793B"/>
    <w:rsid w:val="008279BC"/>
    <w:rsid w:val="00827F76"/>
    <w:rsid w:val="00830B05"/>
    <w:rsid w:val="00830CA3"/>
    <w:rsid w:val="00832A2C"/>
    <w:rsid w:val="00832A45"/>
    <w:rsid w:val="00833755"/>
    <w:rsid w:val="00833F33"/>
    <w:rsid w:val="008347BF"/>
    <w:rsid w:val="00834C2D"/>
    <w:rsid w:val="00834E30"/>
    <w:rsid w:val="00835747"/>
    <w:rsid w:val="00835765"/>
    <w:rsid w:val="00835B88"/>
    <w:rsid w:val="00835BF8"/>
    <w:rsid w:val="00835EC1"/>
    <w:rsid w:val="008368D8"/>
    <w:rsid w:val="0083794A"/>
    <w:rsid w:val="008379BE"/>
    <w:rsid w:val="00837AB8"/>
    <w:rsid w:val="00837AC1"/>
    <w:rsid w:val="00837D51"/>
    <w:rsid w:val="00837D76"/>
    <w:rsid w:val="00837DD5"/>
    <w:rsid w:val="00840EC9"/>
    <w:rsid w:val="008411AC"/>
    <w:rsid w:val="0084163E"/>
    <w:rsid w:val="00841CB6"/>
    <w:rsid w:val="00841F9C"/>
    <w:rsid w:val="008424E0"/>
    <w:rsid w:val="00843437"/>
    <w:rsid w:val="00843487"/>
    <w:rsid w:val="008439AF"/>
    <w:rsid w:val="00843A72"/>
    <w:rsid w:val="008443B5"/>
    <w:rsid w:val="0084472C"/>
    <w:rsid w:val="00844A7A"/>
    <w:rsid w:val="0084633A"/>
    <w:rsid w:val="008466F0"/>
    <w:rsid w:val="0084680E"/>
    <w:rsid w:val="00846D2B"/>
    <w:rsid w:val="00846F30"/>
    <w:rsid w:val="008471E5"/>
    <w:rsid w:val="00850371"/>
    <w:rsid w:val="008509EC"/>
    <w:rsid w:val="00850C67"/>
    <w:rsid w:val="00850D98"/>
    <w:rsid w:val="00851B9C"/>
    <w:rsid w:val="0085213F"/>
    <w:rsid w:val="0085218F"/>
    <w:rsid w:val="00852D61"/>
    <w:rsid w:val="00852F28"/>
    <w:rsid w:val="008536D4"/>
    <w:rsid w:val="00853E35"/>
    <w:rsid w:val="008540C3"/>
    <w:rsid w:val="00854919"/>
    <w:rsid w:val="00856ADA"/>
    <w:rsid w:val="00856C63"/>
    <w:rsid w:val="00856D3C"/>
    <w:rsid w:val="00856EDA"/>
    <w:rsid w:val="0085700E"/>
    <w:rsid w:val="00857048"/>
    <w:rsid w:val="0085715A"/>
    <w:rsid w:val="0085738E"/>
    <w:rsid w:val="00857507"/>
    <w:rsid w:val="00860040"/>
    <w:rsid w:val="00860408"/>
    <w:rsid w:val="00860899"/>
    <w:rsid w:val="0086180C"/>
    <w:rsid w:val="00861A4F"/>
    <w:rsid w:val="00861E8F"/>
    <w:rsid w:val="00863844"/>
    <w:rsid w:val="008643B1"/>
    <w:rsid w:val="008643E2"/>
    <w:rsid w:val="0086475A"/>
    <w:rsid w:val="00864AEE"/>
    <w:rsid w:val="00866022"/>
    <w:rsid w:val="00866203"/>
    <w:rsid w:val="00866A88"/>
    <w:rsid w:val="00866F18"/>
    <w:rsid w:val="00866F9A"/>
    <w:rsid w:val="00867BE0"/>
    <w:rsid w:val="00867DC5"/>
    <w:rsid w:val="00867E32"/>
    <w:rsid w:val="00867E64"/>
    <w:rsid w:val="00870308"/>
    <w:rsid w:val="00870540"/>
    <w:rsid w:val="0087055E"/>
    <w:rsid w:val="00870BB1"/>
    <w:rsid w:val="00870F57"/>
    <w:rsid w:val="00871688"/>
    <w:rsid w:val="0087269C"/>
    <w:rsid w:val="00873458"/>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2A83"/>
    <w:rsid w:val="00883201"/>
    <w:rsid w:val="00883E1B"/>
    <w:rsid w:val="008840E2"/>
    <w:rsid w:val="00884196"/>
    <w:rsid w:val="008846B8"/>
    <w:rsid w:val="008846F7"/>
    <w:rsid w:val="00884786"/>
    <w:rsid w:val="00885765"/>
    <w:rsid w:val="00885B83"/>
    <w:rsid w:val="00886330"/>
    <w:rsid w:val="00886493"/>
    <w:rsid w:val="008869D5"/>
    <w:rsid w:val="00886ED9"/>
    <w:rsid w:val="00887394"/>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97E46"/>
    <w:rsid w:val="008A00A1"/>
    <w:rsid w:val="008A0C9B"/>
    <w:rsid w:val="008A14B4"/>
    <w:rsid w:val="008A1E94"/>
    <w:rsid w:val="008A231A"/>
    <w:rsid w:val="008A3037"/>
    <w:rsid w:val="008A3BC2"/>
    <w:rsid w:val="008A3EAB"/>
    <w:rsid w:val="008A44B0"/>
    <w:rsid w:val="008A5554"/>
    <w:rsid w:val="008A58D7"/>
    <w:rsid w:val="008A5A7B"/>
    <w:rsid w:val="008A5AC1"/>
    <w:rsid w:val="008A6706"/>
    <w:rsid w:val="008A7477"/>
    <w:rsid w:val="008A784F"/>
    <w:rsid w:val="008B0136"/>
    <w:rsid w:val="008B094E"/>
    <w:rsid w:val="008B09F4"/>
    <w:rsid w:val="008B0CBD"/>
    <w:rsid w:val="008B1334"/>
    <w:rsid w:val="008B154B"/>
    <w:rsid w:val="008B17A6"/>
    <w:rsid w:val="008B1925"/>
    <w:rsid w:val="008B2876"/>
    <w:rsid w:val="008B290B"/>
    <w:rsid w:val="008B3411"/>
    <w:rsid w:val="008B3E03"/>
    <w:rsid w:val="008B4897"/>
    <w:rsid w:val="008B4A50"/>
    <w:rsid w:val="008B4AF0"/>
    <w:rsid w:val="008B4CE1"/>
    <w:rsid w:val="008B4DA7"/>
    <w:rsid w:val="008B5ACA"/>
    <w:rsid w:val="008B5E2B"/>
    <w:rsid w:val="008B6DB9"/>
    <w:rsid w:val="008B79AF"/>
    <w:rsid w:val="008B7A30"/>
    <w:rsid w:val="008C044B"/>
    <w:rsid w:val="008C064F"/>
    <w:rsid w:val="008C09B1"/>
    <w:rsid w:val="008C1641"/>
    <w:rsid w:val="008C1757"/>
    <w:rsid w:val="008C197F"/>
    <w:rsid w:val="008C26D2"/>
    <w:rsid w:val="008C27CB"/>
    <w:rsid w:val="008C2BCA"/>
    <w:rsid w:val="008C3C8A"/>
    <w:rsid w:val="008C3D0D"/>
    <w:rsid w:val="008C3F15"/>
    <w:rsid w:val="008C4709"/>
    <w:rsid w:val="008C526F"/>
    <w:rsid w:val="008C5C2F"/>
    <w:rsid w:val="008C61C1"/>
    <w:rsid w:val="008C632A"/>
    <w:rsid w:val="008C689E"/>
    <w:rsid w:val="008C7004"/>
    <w:rsid w:val="008C719F"/>
    <w:rsid w:val="008C7944"/>
    <w:rsid w:val="008D03F9"/>
    <w:rsid w:val="008D0B30"/>
    <w:rsid w:val="008D0DA6"/>
    <w:rsid w:val="008D0DFD"/>
    <w:rsid w:val="008D0FAD"/>
    <w:rsid w:val="008D11CC"/>
    <w:rsid w:val="008D1505"/>
    <w:rsid w:val="008D1E72"/>
    <w:rsid w:val="008D1FF4"/>
    <w:rsid w:val="008D22F1"/>
    <w:rsid w:val="008D23D1"/>
    <w:rsid w:val="008D2CF7"/>
    <w:rsid w:val="008D2F81"/>
    <w:rsid w:val="008D3208"/>
    <w:rsid w:val="008D3695"/>
    <w:rsid w:val="008D3730"/>
    <w:rsid w:val="008D3C91"/>
    <w:rsid w:val="008D4853"/>
    <w:rsid w:val="008D5BB8"/>
    <w:rsid w:val="008D605B"/>
    <w:rsid w:val="008D605E"/>
    <w:rsid w:val="008D651C"/>
    <w:rsid w:val="008D6E01"/>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2DC2"/>
    <w:rsid w:val="008E3093"/>
    <w:rsid w:val="008E445B"/>
    <w:rsid w:val="008E50E4"/>
    <w:rsid w:val="008E5591"/>
    <w:rsid w:val="008E56B0"/>
    <w:rsid w:val="008E5775"/>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BDF"/>
    <w:rsid w:val="008F5E15"/>
    <w:rsid w:val="008F6561"/>
    <w:rsid w:val="008F65E6"/>
    <w:rsid w:val="008F682F"/>
    <w:rsid w:val="008F778D"/>
    <w:rsid w:val="008F7A98"/>
    <w:rsid w:val="008F7E2C"/>
    <w:rsid w:val="009007AA"/>
    <w:rsid w:val="00900BED"/>
    <w:rsid w:val="00901086"/>
    <w:rsid w:val="00901990"/>
    <w:rsid w:val="009027AF"/>
    <w:rsid w:val="009029C2"/>
    <w:rsid w:val="00902C30"/>
    <w:rsid w:val="00903CFD"/>
    <w:rsid w:val="009049C3"/>
    <w:rsid w:val="00904CFD"/>
    <w:rsid w:val="00905092"/>
    <w:rsid w:val="009052A6"/>
    <w:rsid w:val="009054EC"/>
    <w:rsid w:val="00905AD0"/>
    <w:rsid w:val="00905E47"/>
    <w:rsid w:val="00906252"/>
    <w:rsid w:val="0090692C"/>
    <w:rsid w:val="00907636"/>
    <w:rsid w:val="00907856"/>
    <w:rsid w:val="00907C97"/>
    <w:rsid w:val="00907F84"/>
    <w:rsid w:val="00910115"/>
    <w:rsid w:val="009107A0"/>
    <w:rsid w:val="00910911"/>
    <w:rsid w:val="00910C2B"/>
    <w:rsid w:val="00911820"/>
    <w:rsid w:val="0091288B"/>
    <w:rsid w:val="009138E6"/>
    <w:rsid w:val="00914045"/>
    <w:rsid w:val="00914CB3"/>
    <w:rsid w:val="00915533"/>
    <w:rsid w:val="0091678E"/>
    <w:rsid w:val="00917452"/>
    <w:rsid w:val="00917806"/>
    <w:rsid w:val="00917991"/>
    <w:rsid w:val="00920173"/>
    <w:rsid w:val="0092090A"/>
    <w:rsid w:val="00920C21"/>
    <w:rsid w:val="00920CB8"/>
    <w:rsid w:val="00920F13"/>
    <w:rsid w:val="00921027"/>
    <w:rsid w:val="009215E2"/>
    <w:rsid w:val="00921A6D"/>
    <w:rsid w:val="00921C29"/>
    <w:rsid w:val="009220F5"/>
    <w:rsid w:val="00922D21"/>
    <w:rsid w:val="009232B3"/>
    <w:rsid w:val="009237C0"/>
    <w:rsid w:val="00923967"/>
    <w:rsid w:val="00923B14"/>
    <w:rsid w:val="00923DBD"/>
    <w:rsid w:val="00923ED7"/>
    <w:rsid w:val="009245B9"/>
    <w:rsid w:val="00924890"/>
    <w:rsid w:val="00924CE3"/>
    <w:rsid w:val="0092502F"/>
    <w:rsid w:val="00925542"/>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5BE"/>
    <w:rsid w:val="009376EB"/>
    <w:rsid w:val="0093774E"/>
    <w:rsid w:val="0093786C"/>
    <w:rsid w:val="00937D25"/>
    <w:rsid w:val="00937FD8"/>
    <w:rsid w:val="00940214"/>
    <w:rsid w:val="00940EC7"/>
    <w:rsid w:val="00940F41"/>
    <w:rsid w:val="00941300"/>
    <w:rsid w:val="009420F8"/>
    <w:rsid w:val="0094257B"/>
    <w:rsid w:val="00942781"/>
    <w:rsid w:val="009427D6"/>
    <w:rsid w:val="00942A31"/>
    <w:rsid w:val="009431AF"/>
    <w:rsid w:val="00943234"/>
    <w:rsid w:val="00943AE1"/>
    <w:rsid w:val="00944418"/>
    <w:rsid w:val="009445CA"/>
    <w:rsid w:val="0094499A"/>
    <w:rsid w:val="00944D15"/>
    <w:rsid w:val="00946311"/>
    <w:rsid w:val="0094646D"/>
    <w:rsid w:val="00946CA8"/>
    <w:rsid w:val="00947E8F"/>
    <w:rsid w:val="00947FDB"/>
    <w:rsid w:val="009503A2"/>
    <w:rsid w:val="009506CD"/>
    <w:rsid w:val="00950B9E"/>
    <w:rsid w:val="00950F99"/>
    <w:rsid w:val="00951201"/>
    <w:rsid w:val="0095130F"/>
    <w:rsid w:val="009516E0"/>
    <w:rsid w:val="00951A22"/>
    <w:rsid w:val="00951B71"/>
    <w:rsid w:val="0095203D"/>
    <w:rsid w:val="0095234B"/>
    <w:rsid w:val="00952714"/>
    <w:rsid w:val="00952718"/>
    <w:rsid w:val="00952945"/>
    <w:rsid w:val="00952C44"/>
    <w:rsid w:val="00952F11"/>
    <w:rsid w:val="00953196"/>
    <w:rsid w:val="00953A66"/>
    <w:rsid w:val="00953E77"/>
    <w:rsid w:val="009545F0"/>
    <w:rsid w:val="009550A1"/>
    <w:rsid w:val="0095546C"/>
    <w:rsid w:val="00955685"/>
    <w:rsid w:val="0095587D"/>
    <w:rsid w:val="009562F2"/>
    <w:rsid w:val="0095727A"/>
    <w:rsid w:val="00957814"/>
    <w:rsid w:val="00960A62"/>
    <w:rsid w:val="00961556"/>
    <w:rsid w:val="00961F9B"/>
    <w:rsid w:val="00962ADD"/>
    <w:rsid w:val="00962DA8"/>
    <w:rsid w:val="009636D1"/>
    <w:rsid w:val="009637F3"/>
    <w:rsid w:val="00963D84"/>
    <w:rsid w:val="0096401F"/>
    <w:rsid w:val="009645AC"/>
    <w:rsid w:val="00964666"/>
    <w:rsid w:val="00964939"/>
    <w:rsid w:val="00965306"/>
    <w:rsid w:val="00965438"/>
    <w:rsid w:val="009658C7"/>
    <w:rsid w:val="00965B23"/>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2C2F"/>
    <w:rsid w:val="0097329F"/>
    <w:rsid w:val="00974862"/>
    <w:rsid w:val="00975027"/>
    <w:rsid w:val="00975151"/>
    <w:rsid w:val="0097530A"/>
    <w:rsid w:val="00975BBC"/>
    <w:rsid w:val="00975C4D"/>
    <w:rsid w:val="00976371"/>
    <w:rsid w:val="009764A8"/>
    <w:rsid w:val="009766DC"/>
    <w:rsid w:val="00976781"/>
    <w:rsid w:val="00976C3B"/>
    <w:rsid w:val="009777F3"/>
    <w:rsid w:val="00977CBF"/>
    <w:rsid w:val="009805E3"/>
    <w:rsid w:val="00980AD8"/>
    <w:rsid w:val="009813D5"/>
    <w:rsid w:val="00981642"/>
    <w:rsid w:val="00981879"/>
    <w:rsid w:val="00981B87"/>
    <w:rsid w:val="009833F6"/>
    <w:rsid w:val="00983584"/>
    <w:rsid w:val="00983A8E"/>
    <w:rsid w:val="00984067"/>
    <w:rsid w:val="00984991"/>
    <w:rsid w:val="00985174"/>
    <w:rsid w:val="009862ED"/>
    <w:rsid w:val="0098647A"/>
    <w:rsid w:val="0098650F"/>
    <w:rsid w:val="00986E4E"/>
    <w:rsid w:val="009872B2"/>
    <w:rsid w:val="00987EFF"/>
    <w:rsid w:val="009912B1"/>
    <w:rsid w:val="009913D0"/>
    <w:rsid w:val="00991406"/>
    <w:rsid w:val="0099149D"/>
    <w:rsid w:val="009916B7"/>
    <w:rsid w:val="00991973"/>
    <w:rsid w:val="00991DE5"/>
    <w:rsid w:val="00992391"/>
    <w:rsid w:val="00992F03"/>
    <w:rsid w:val="00993CAA"/>
    <w:rsid w:val="009940F4"/>
    <w:rsid w:val="00994672"/>
    <w:rsid w:val="00994994"/>
    <w:rsid w:val="009950BB"/>
    <w:rsid w:val="009952DB"/>
    <w:rsid w:val="00995448"/>
    <w:rsid w:val="00996183"/>
    <w:rsid w:val="00996534"/>
    <w:rsid w:val="00996813"/>
    <w:rsid w:val="00997106"/>
    <w:rsid w:val="00997864"/>
    <w:rsid w:val="00997AAA"/>
    <w:rsid w:val="00997AB2"/>
    <w:rsid w:val="00997E96"/>
    <w:rsid w:val="009A0EEF"/>
    <w:rsid w:val="009A19A4"/>
    <w:rsid w:val="009A1ADD"/>
    <w:rsid w:val="009A1EE1"/>
    <w:rsid w:val="009A3178"/>
    <w:rsid w:val="009A3459"/>
    <w:rsid w:val="009A3D04"/>
    <w:rsid w:val="009A4185"/>
    <w:rsid w:val="009A49BC"/>
    <w:rsid w:val="009A56FC"/>
    <w:rsid w:val="009A6AEC"/>
    <w:rsid w:val="009B022A"/>
    <w:rsid w:val="009B02D2"/>
    <w:rsid w:val="009B0723"/>
    <w:rsid w:val="009B0A6B"/>
    <w:rsid w:val="009B0ED5"/>
    <w:rsid w:val="009B155D"/>
    <w:rsid w:val="009B16B0"/>
    <w:rsid w:val="009B1DDE"/>
    <w:rsid w:val="009B2662"/>
    <w:rsid w:val="009B2684"/>
    <w:rsid w:val="009B2C68"/>
    <w:rsid w:val="009B37C6"/>
    <w:rsid w:val="009B391A"/>
    <w:rsid w:val="009B3FAB"/>
    <w:rsid w:val="009B4693"/>
    <w:rsid w:val="009B4992"/>
    <w:rsid w:val="009B4E5B"/>
    <w:rsid w:val="009B5BEE"/>
    <w:rsid w:val="009B5D0B"/>
    <w:rsid w:val="009B6CDD"/>
    <w:rsid w:val="009B6EEA"/>
    <w:rsid w:val="009B774F"/>
    <w:rsid w:val="009B79C3"/>
    <w:rsid w:val="009C015C"/>
    <w:rsid w:val="009C0C7B"/>
    <w:rsid w:val="009C0E29"/>
    <w:rsid w:val="009C10A5"/>
    <w:rsid w:val="009C2498"/>
    <w:rsid w:val="009C2D73"/>
    <w:rsid w:val="009C4742"/>
    <w:rsid w:val="009C4B77"/>
    <w:rsid w:val="009C4CD0"/>
    <w:rsid w:val="009C52B4"/>
    <w:rsid w:val="009C5343"/>
    <w:rsid w:val="009C571B"/>
    <w:rsid w:val="009C6084"/>
    <w:rsid w:val="009C69E8"/>
    <w:rsid w:val="009C6AB7"/>
    <w:rsid w:val="009C794C"/>
    <w:rsid w:val="009C7C03"/>
    <w:rsid w:val="009C7CB2"/>
    <w:rsid w:val="009D077C"/>
    <w:rsid w:val="009D083C"/>
    <w:rsid w:val="009D0B78"/>
    <w:rsid w:val="009D0CFD"/>
    <w:rsid w:val="009D0DBE"/>
    <w:rsid w:val="009D100F"/>
    <w:rsid w:val="009D102F"/>
    <w:rsid w:val="009D136A"/>
    <w:rsid w:val="009D16A3"/>
    <w:rsid w:val="009D1B26"/>
    <w:rsid w:val="009D1D29"/>
    <w:rsid w:val="009D2165"/>
    <w:rsid w:val="009D2665"/>
    <w:rsid w:val="009D27BF"/>
    <w:rsid w:val="009D29DA"/>
    <w:rsid w:val="009D2A8F"/>
    <w:rsid w:val="009D2B32"/>
    <w:rsid w:val="009D32FD"/>
    <w:rsid w:val="009D37A7"/>
    <w:rsid w:val="009D3E12"/>
    <w:rsid w:val="009D3ED2"/>
    <w:rsid w:val="009D4006"/>
    <w:rsid w:val="009D4158"/>
    <w:rsid w:val="009D50D7"/>
    <w:rsid w:val="009D526C"/>
    <w:rsid w:val="009D5551"/>
    <w:rsid w:val="009D588B"/>
    <w:rsid w:val="009D6113"/>
    <w:rsid w:val="009D6325"/>
    <w:rsid w:val="009D6857"/>
    <w:rsid w:val="009D6D7F"/>
    <w:rsid w:val="009D70B7"/>
    <w:rsid w:val="009E0FAD"/>
    <w:rsid w:val="009E11E3"/>
    <w:rsid w:val="009E1203"/>
    <w:rsid w:val="009E12B1"/>
    <w:rsid w:val="009E135C"/>
    <w:rsid w:val="009E14FC"/>
    <w:rsid w:val="009E1648"/>
    <w:rsid w:val="009E1B1A"/>
    <w:rsid w:val="009E1B91"/>
    <w:rsid w:val="009E1F42"/>
    <w:rsid w:val="009E27D0"/>
    <w:rsid w:val="009E2804"/>
    <w:rsid w:val="009E2CC8"/>
    <w:rsid w:val="009E2CFF"/>
    <w:rsid w:val="009E2E8C"/>
    <w:rsid w:val="009E31DB"/>
    <w:rsid w:val="009E3942"/>
    <w:rsid w:val="009E3C94"/>
    <w:rsid w:val="009E3F5A"/>
    <w:rsid w:val="009E41DE"/>
    <w:rsid w:val="009E4249"/>
    <w:rsid w:val="009E4BD6"/>
    <w:rsid w:val="009E54FF"/>
    <w:rsid w:val="009E5690"/>
    <w:rsid w:val="009E56B0"/>
    <w:rsid w:val="009E5C1B"/>
    <w:rsid w:val="009E616F"/>
    <w:rsid w:val="009E6F90"/>
    <w:rsid w:val="009E728A"/>
    <w:rsid w:val="009E7356"/>
    <w:rsid w:val="009E78D2"/>
    <w:rsid w:val="009E7C5C"/>
    <w:rsid w:val="009E7E19"/>
    <w:rsid w:val="009E7FE6"/>
    <w:rsid w:val="009F0046"/>
    <w:rsid w:val="009F01CB"/>
    <w:rsid w:val="009F06E8"/>
    <w:rsid w:val="009F081E"/>
    <w:rsid w:val="009F0DD1"/>
    <w:rsid w:val="009F0E4B"/>
    <w:rsid w:val="009F108D"/>
    <w:rsid w:val="009F14B2"/>
    <w:rsid w:val="009F24AB"/>
    <w:rsid w:val="009F295C"/>
    <w:rsid w:val="009F2F91"/>
    <w:rsid w:val="009F4189"/>
    <w:rsid w:val="009F4ED1"/>
    <w:rsid w:val="009F5CA1"/>
    <w:rsid w:val="009F5FBF"/>
    <w:rsid w:val="009F67C4"/>
    <w:rsid w:val="009F6859"/>
    <w:rsid w:val="009F701C"/>
    <w:rsid w:val="009F754E"/>
    <w:rsid w:val="009F7EB6"/>
    <w:rsid w:val="009F7F99"/>
    <w:rsid w:val="00A004BA"/>
    <w:rsid w:val="00A00687"/>
    <w:rsid w:val="00A0091C"/>
    <w:rsid w:val="00A009FF"/>
    <w:rsid w:val="00A011F8"/>
    <w:rsid w:val="00A01780"/>
    <w:rsid w:val="00A018AB"/>
    <w:rsid w:val="00A020A5"/>
    <w:rsid w:val="00A03229"/>
    <w:rsid w:val="00A034B4"/>
    <w:rsid w:val="00A0391B"/>
    <w:rsid w:val="00A03C55"/>
    <w:rsid w:val="00A03DD6"/>
    <w:rsid w:val="00A06202"/>
    <w:rsid w:val="00A068EB"/>
    <w:rsid w:val="00A06E4F"/>
    <w:rsid w:val="00A07A90"/>
    <w:rsid w:val="00A07BB9"/>
    <w:rsid w:val="00A101AC"/>
    <w:rsid w:val="00A106A7"/>
    <w:rsid w:val="00A10895"/>
    <w:rsid w:val="00A109FC"/>
    <w:rsid w:val="00A10B36"/>
    <w:rsid w:val="00A1118E"/>
    <w:rsid w:val="00A11883"/>
    <w:rsid w:val="00A11DB9"/>
    <w:rsid w:val="00A124E4"/>
    <w:rsid w:val="00A12872"/>
    <w:rsid w:val="00A128FA"/>
    <w:rsid w:val="00A13AFB"/>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20E"/>
    <w:rsid w:val="00A25313"/>
    <w:rsid w:val="00A253B5"/>
    <w:rsid w:val="00A25608"/>
    <w:rsid w:val="00A25688"/>
    <w:rsid w:val="00A25F7A"/>
    <w:rsid w:val="00A26590"/>
    <w:rsid w:val="00A2671E"/>
    <w:rsid w:val="00A26A9C"/>
    <w:rsid w:val="00A274E0"/>
    <w:rsid w:val="00A2772D"/>
    <w:rsid w:val="00A27AA3"/>
    <w:rsid w:val="00A27F5D"/>
    <w:rsid w:val="00A3034D"/>
    <w:rsid w:val="00A305D8"/>
    <w:rsid w:val="00A3098D"/>
    <w:rsid w:val="00A31210"/>
    <w:rsid w:val="00A32078"/>
    <w:rsid w:val="00A32763"/>
    <w:rsid w:val="00A32CCA"/>
    <w:rsid w:val="00A32F37"/>
    <w:rsid w:val="00A33A9B"/>
    <w:rsid w:val="00A3523B"/>
    <w:rsid w:val="00A354AD"/>
    <w:rsid w:val="00A354D2"/>
    <w:rsid w:val="00A35515"/>
    <w:rsid w:val="00A373F1"/>
    <w:rsid w:val="00A37D79"/>
    <w:rsid w:val="00A40CA7"/>
    <w:rsid w:val="00A41712"/>
    <w:rsid w:val="00A41728"/>
    <w:rsid w:val="00A41826"/>
    <w:rsid w:val="00A41B31"/>
    <w:rsid w:val="00A426D0"/>
    <w:rsid w:val="00A4382A"/>
    <w:rsid w:val="00A43833"/>
    <w:rsid w:val="00A4398C"/>
    <w:rsid w:val="00A43E53"/>
    <w:rsid w:val="00A441E2"/>
    <w:rsid w:val="00A44DA9"/>
    <w:rsid w:val="00A44DD8"/>
    <w:rsid w:val="00A4596B"/>
    <w:rsid w:val="00A46483"/>
    <w:rsid w:val="00A465AD"/>
    <w:rsid w:val="00A47B56"/>
    <w:rsid w:val="00A47D11"/>
    <w:rsid w:val="00A508D9"/>
    <w:rsid w:val="00A511CC"/>
    <w:rsid w:val="00A51EC6"/>
    <w:rsid w:val="00A52964"/>
    <w:rsid w:val="00A52C6C"/>
    <w:rsid w:val="00A52D51"/>
    <w:rsid w:val="00A52E81"/>
    <w:rsid w:val="00A52F16"/>
    <w:rsid w:val="00A52FE8"/>
    <w:rsid w:val="00A53787"/>
    <w:rsid w:val="00A53E45"/>
    <w:rsid w:val="00A5478A"/>
    <w:rsid w:val="00A54C0F"/>
    <w:rsid w:val="00A5550E"/>
    <w:rsid w:val="00A55A8B"/>
    <w:rsid w:val="00A55B76"/>
    <w:rsid w:val="00A564CF"/>
    <w:rsid w:val="00A56EAE"/>
    <w:rsid w:val="00A56F9A"/>
    <w:rsid w:val="00A5740C"/>
    <w:rsid w:val="00A5758F"/>
    <w:rsid w:val="00A57F6D"/>
    <w:rsid w:val="00A6008F"/>
    <w:rsid w:val="00A613F7"/>
    <w:rsid w:val="00A61437"/>
    <w:rsid w:val="00A61518"/>
    <w:rsid w:val="00A61A6D"/>
    <w:rsid w:val="00A61B2B"/>
    <w:rsid w:val="00A61D72"/>
    <w:rsid w:val="00A628D4"/>
    <w:rsid w:val="00A62D6C"/>
    <w:rsid w:val="00A62DB3"/>
    <w:rsid w:val="00A636CD"/>
    <w:rsid w:val="00A63C0A"/>
    <w:rsid w:val="00A643B5"/>
    <w:rsid w:val="00A647D7"/>
    <w:rsid w:val="00A65396"/>
    <w:rsid w:val="00A6570F"/>
    <w:rsid w:val="00A65D34"/>
    <w:rsid w:val="00A6613D"/>
    <w:rsid w:val="00A66A4F"/>
    <w:rsid w:val="00A671A1"/>
    <w:rsid w:val="00A67C4F"/>
    <w:rsid w:val="00A7051D"/>
    <w:rsid w:val="00A70E03"/>
    <w:rsid w:val="00A71117"/>
    <w:rsid w:val="00A71BAD"/>
    <w:rsid w:val="00A720FF"/>
    <w:rsid w:val="00A723A8"/>
    <w:rsid w:val="00A73B3F"/>
    <w:rsid w:val="00A7475B"/>
    <w:rsid w:val="00A7487A"/>
    <w:rsid w:val="00A74972"/>
    <w:rsid w:val="00A74D2A"/>
    <w:rsid w:val="00A754A0"/>
    <w:rsid w:val="00A765CE"/>
    <w:rsid w:val="00A76C91"/>
    <w:rsid w:val="00A76E62"/>
    <w:rsid w:val="00A770A9"/>
    <w:rsid w:val="00A773D1"/>
    <w:rsid w:val="00A80390"/>
    <w:rsid w:val="00A80BB6"/>
    <w:rsid w:val="00A81A95"/>
    <w:rsid w:val="00A81D5B"/>
    <w:rsid w:val="00A8275C"/>
    <w:rsid w:val="00A82940"/>
    <w:rsid w:val="00A82B3F"/>
    <w:rsid w:val="00A8349A"/>
    <w:rsid w:val="00A83997"/>
    <w:rsid w:val="00A839F2"/>
    <w:rsid w:val="00A83ABF"/>
    <w:rsid w:val="00A840CE"/>
    <w:rsid w:val="00A85DBF"/>
    <w:rsid w:val="00A860B8"/>
    <w:rsid w:val="00A86780"/>
    <w:rsid w:val="00A86BDB"/>
    <w:rsid w:val="00A86EB4"/>
    <w:rsid w:val="00A8745B"/>
    <w:rsid w:val="00A876E3"/>
    <w:rsid w:val="00A877BD"/>
    <w:rsid w:val="00A90373"/>
    <w:rsid w:val="00A907E3"/>
    <w:rsid w:val="00A9118D"/>
    <w:rsid w:val="00A91B03"/>
    <w:rsid w:val="00A92318"/>
    <w:rsid w:val="00A92A8C"/>
    <w:rsid w:val="00A932CA"/>
    <w:rsid w:val="00A9341E"/>
    <w:rsid w:val="00A93D34"/>
    <w:rsid w:val="00A94EA0"/>
    <w:rsid w:val="00A957C1"/>
    <w:rsid w:val="00A9595E"/>
    <w:rsid w:val="00A96673"/>
    <w:rsid w:val="00A96DFD"/>
    <w:rsid w:val="00A96EC0"/>
    <w:rsid w:val="00A96FCB"/>
    <w:rsid w:val="00A979F8"/>
    <w:rsid w:val="00AA0080"/>
    <w:rsid w:val="00AA00DF"/>
    <w:rsid w:val="00AA0153"/>
    <w:rsid w:val="00AA026E"/>
    <w:rsid w:val="00AA1358"/>
    <w:rsid w:val="00AA16A2"/>
    <w:rsid w:val="00AA1ED7"/>
    <w:rsid w:val="00AA2340"/>
    <w:rsid w:val="00AA2D04"/>
    <w:rsid w:val="00AA3519"/>
    <w:rsid w:val="00AA3CF2"/>
    <w:rsid w:val="00AA3F4B"/>
    <w:rsid w:val="00AA4C17"/>
    <w:rsid w:val="00AA52DB"/>
    <w:rsid w:val="00AA65F9"/>
    <w:rsid w:val="00AA6D91"/>
    <w:rsid w:val="00AA74B0"/>
    <w:rsid w:val="00AA78B3"/>
    <w:rsid w:val="00AA7F8D"/>
    <w:rsid w:val="00AB0D98"/>
    <w:rsid w:val="00AB0EF7"/>
    <w:rsid w:val="00AB0F22"/>
    <w:rsid w:val="00AB1DF1"/>
    <w:rsid w:val="00AB23FF"/>
    <w:rsid w:val="00AB2EF6"/>
    <w:rsid w:val="00AB2FCF"/>
    <w:rsid w:val="00AB37D8"/>
    <w:rsid w:val="00AB3929"/>
    <w:rsid w:val="00AB3D1A"/>
    <w:rsid w:val="00AB416A"/>
    <w:rsid w:val="00AB4323"/>
    <w:rsid w:val="00AB4E1E"/>
    <w:rsid w:val="00AB4F0F"/>
    <w:rsid w:val="00AB4FB9"/>
    <w:rsid w:val="00AB5104"/>
    <w:rsid w:val="00AB552A"/>
    <w:rsid w:val="00AB5F63"/>
    <w:rsid w:val="00AB6189"/>
    <w:rsid w:val="00AB684F"/>
    <w:rsid w:val="00AB6E72"/>
    <w:rsid w:val="00AB7225"/>
    <w:rsid w:val="00AB7584"/>
    <w:rsid w:val="00AC03AD"/>
    <w:rsid w:val="00AC0CC3"/>
    <w:rsid w:val="00AC1E5D"/>
    <w:rsid w:val="00AC2261"/>
    <w:rsid w:val="00AC29B5"/>
    <w:rsid w:val="00AC2D7A"/>
    <w:rsid w:val="00AC37DE"/>
    <w:rsid w:val="00AC3DAD"/>
    <w:rsid w:val="00AC41AA"/>
    <w:rsid w:val="00AC45EE"/>
    <w:rsid w:val="00AC4A4A"/>
    <w:rsid w:val="00AC5813"/>
    <w:rsid w:val="00AC5D76"/>
    <w:rsid w:val="00AC6107"/>
    <w:rsid w:val="00AC642E"/>
    <w:rsid w:val="00AC70A7"/>
    <w:rsid w:val="00AD011A"/>
    <w:rsid w:val="00AD047D"/>
    <w:rsid w:val="00AD0876"/>
    <w:rsid w:val="00AD0FD8"/>
    <w:rsid w:val="00AD12FA"/>
    <w:rsid w:val="00AD131D"/>
    <w:rsid w:val="00AD18D7"/>
    <w:rsid w:val="00AD1D8E"/>
    <w:rsid w:val="00AD1DA2"/>
    <w:rsid w:val="00AD2168"/>
    <w:rsid w:val="00AD2C08"/>
    <w:rsid w:val="00AD3CA5"/>
    <w:rsid w:val="00AD4659"/>
    <w:rsid w:val="00AD513A"/>
    <w:rsid w:val="00AD601D"/>
    <w:rsid w:val="00AD6B00"/>
    <w:rsid w:val="00AD7FC4"/>
    <w:rsid w:val="00AE09AE"/>
    <w:rsid w:val="00AE0C93"/>
    <w:rsid w:val="00AE0EE9"/>
    <w:rsid w:val="00AE0F91"/>
    <w:rsid w:val="00AE1147"/>
    <w:rsid w:val="00AE181F"/>
    <w:rsid w:val="00AE1A86"/>
    <w:rsid w:val="00AE24F9"/>
    <w:rsid w:val="00AE276F"/>
    <w:rsid w:val="00AE2875"/>
    <w:rsid w:val="00AE28BA"/>
    <w:rsid w:val="00AE31DA"/>
    <w:rsid w:val="00AE42D5"/>
    <w:rsid w:val="00AE44E8"/>
    <w:rsid w:val="00AE4592"/>
    <w:rsid w:val="00AE486C"/>
    <w:rsid w:val="00AE5065"/>
    <w:rsid w:val="00AE548E"/>
    <w:rsid w:val="00AE5C35"/>
    <w:rsid w:val="00AE5C63"/>
    <w:rsid w:val="00AE6A91"/>
    <w:rsid w:val="00AE6C44"/>
    <w:rsid w:val="00AE7CB2"/>
    <w:rsid w:val="00AF058F"/>
    <w:rsid w:val="00AF0AB1"/>
    <w:rsid w:val="00AF0D0D"/>
    <w:rsid w:val="00AF0E92"/>
    <w:rsid w:val="00AF1485"/>
    <w:rsid w:val="00AF1822"/>
    <w:rsid w:val="00AF1DCD"/>
    <w:rsid w:val="00AF2978"/>
    <w:rsid w:val="00AF2A26"/>
    <w:rsid w:val="00AF2ADE"/>
    <w:rsid w:val="00AF35ED"/>
    <w:rsid w:val="00AF3604"/>
    <w:rsid w:val="00AF39E3"/>
    <w:rsid w:val="00AF43F0"/>
    <w:rsid w:val="00AF47B0"/>
    <w:rsid w:val="00AF47D9"/>
    <w:rsid w:val="00AF50D5"/>
    <w:rsid w:val="00AF583D"/>
    <w:rsid w:val="00AF59E4"/>
    <w:rsid w:val="00AF5FF2"/>
    <w:rsid w:val="00AF6360"/>
    <w:rsid w:val="00AF6899"/>
    <w:rsid w:val="00AF6FFF"/>
    <w:rsid w:val="00AF72C2"/>
    <w:rsid w:val="00AF73DC"/>
    <w:rsid w:val="00AF78ED"/>
    <w:rsid w:val="00B00808"/>
    <w:rsid w:val="00B008A4"/>
    <w:rsid w:val="00B01266"/>
    <w:rsid w:val="00B01358"/>
    <w:rsid w:val="00B01467"/>
    <w:rsid w:val="00B01C37"/>
    <w:rsid w:val="00B027F5"/>
    <w:rsid w:val="00B03BC9"/>
    <w:rsid w:val="00B0402C"/>
    <w:rsid w:val="00B045E4"/>
    <w:rsid w:val="00B0479F"/>
    <w:rsid w:val="00B05E53"/>
    <w:rsid w:val="00B060D8"/>
    <w:rsid w:val="00B0663C"/>
    <w:rsid w:val="00B06720"/>
    <w:rsid w:val="00B0687A"/>
    <w:rsid w:val="00B06FCF"/>
    <w:rsid w:val="00B070F0"/>
    <w:rsid w:val="00B079AC"/>
    <w:rsid w:val="00B10B51"/>
    <w:rsid w:val="00B120DA"/>
    <w:rsid w:val="00B12ED5"/>
    <w:rsid w:val="00B13825"/>
    <w:rsid w:val="00B13835"/>
    <w:rsid w:val="00B142AB"/>
    <w:rsid w:val="00B14F4D"/>
    <w:rsid w:val="00B15713"/>
    <w:rsid w:val="00B1633B"/>
    <w:rsid w:val="00B16AB6"/>
    <w:rsid w:val="00B17A9F"/>
    <w:rsid w:val="00B17F14"/>
    <w:rsid w:val="00B2018F"/>
    <w:rsid w:val="00B20372"/>
    <w:rsid w:val="00B206CB"/>
    <w:rsid w:val="00B2116B"/>
    <w:rsid w:val="00B214E3"/>
    <w:rsid w:val="00B2249E"/>
    <w:rsid w:val="00B22EF6"/>
    <w:rsid w:val="00B22F09"/>
    <w:rsid w:val="00B23236"/>
    <w:rsid w:val="00B233BB"/>
    <w:rsid w:val="00B23CC5"/>
    <w:rsid w:val="00B24785"/>
    <w:rsid w:val="00B25C02"/>
    <w:rsid w:val="00B25CB6"/>
    <w:rsid w:val="00B26081"/>
    <w:rsid w:val="00B27314"/>
    <w:rsid w:val="00B2784D"/>
    <w:rsid w:val="00B30213"/>
    <w:rsid w:val="00B316FE"/>
    <w:rsid w:val="00B31821"/>
    <w:rsid w:val="00B318F3"/>
    <w:rsid w:val="00B31B5A"/>
    <w:rsid w:val="00B31E05"/>
    <w:rsid w:val="00B323C9"/>
    <w:rsid w:val="00B325C8"/>
    <w:rsid w:val="00B32777"/>
    <w:rsid w:val="00B32BA5"/>
    <w:rsid w:val="00B32BDB"/>
    <w:rsid w:val="00B3309F"/>
    <w:rsid w:val="00B33930"/>
    <w:rsid w:val="00B34642"/>
    <w:rsid w:val="00B348E2"/>
    <w:rsid w:val="00B34D0C"/>
    <w:rsid w:val="00B3637D"/>
    <w:rsid w:val="00B36E09"/>
    <w:rsid w:val="00B37304"/>
    <w:rsid w:val="00B37768"/>
    <w:rsid w:val="00B37D25"/>
    <w:rsid w:val="00B406EF"/>
    <w:rsid w:val="00B415B3"/>
    <w:rsid w:val="00B416E4"/>
    <w:rsid w:val="00B41BAC"/>
    <w:rsid w:val="00B42E6F"/>
    <w:rsid w:val="00B4374A"/>
    <w:rsid w:val="00B4377D"/>
    <w:rsid w:val="00B452C4"/>
    <w:rsid w:val="00B46E4E"/>
    <w:rsid w:val="00B47217"/>
    <w:rsid w:val="00B47A0B"/>
    <w:rsid w:val="00B47B02"/>
    <w:rsid w:val="00B47B5F"/>
    <w:rsid w:val="00B47C60"/>
    <w:rsid w:val="00B502C6"/>
    <w:rsid w:val="00B50755"/>
    <w:rsid w:val="00B50BBB"/>
    <w:rsid w:val="00B51528"/>
    <w:rsid w:val="00B52697"/>
    <w:rsid w:val="00B52A30"/>
    <w:rsid w:val="00B52E10"/>
    <w:rsid w:val="00B53076"/>
    <w:rsid w:val="00B54525"/>
    <w:rsid w:val="00B546B5"/>
    <w:rsid w:val="00B553E8"/>
    <w:rsid w:val="00B56992"/>
    <w:rsid w:val="00B56E87"/>
    <w:rsid w:val="00B57C0E"/>
    <w:rsid w:val="00B60162"/>
    <w:rsid w:val="00B6083C"/>
    <w:rsid w:val="00B617BA"/>
    <w:rsid w:val="00B618D6"/>
    <w:rsid w:val="00B61BA0"/>
    <w:rsid w:val="00B61C6E"/>
    <w:rsid w:val="00B62698"/>
    <w:rsid w:val="00B639DC"/>
    <w:rsid w:val="00B63E36"/>
    <w:rsid w:val="00B64A55"/>
    <w:rsid w:val="00B65010"/>
    <w:rsid w:val="00B653DE"/>
    <w:rsid w:val="00B6574B"/>
    <w:rsid w:val="00B65DBA"/>
    <w:rsid w:val="00B662C5"/>
    <w:rsid w:val="00B664EF"/>
    <w:rsid w:val="00B6662A"/>
    <w:rsid w:val="00B66E49"/>
    <w:rsid w:val="00B66E6F"/>
    <w:rsid w:val="00B66F56"/>
    <w:rsid w:val="00B67142"/>
    <w:rsid w:val="00B67588"/>
    <w:rsid w:val="00B67DCF"/>
    <w:rsid w:val="00B67E05"/>
    <w:rsid w:val="00B70A4B"/>
    <w:rsid w:val="00B70B31"/>
    <w:rsid w:val="00B71034"/>
    <w:rsid w:val="00B718D3"/>
    <w:rsid w:val="00B71EBD"/>
    <w:rsid w:val="00B72D04"/>
    <w:rsid w:val="00B73042"/>
    <w:rsid w:val="00B7358C"/>
    <w:rsid w:val="00B73723"/>
    <w:rsid w:val="00B74106"/>
    <w:rsid w:val="00B75232"/>
    <w:rsid w:val="00B75901"/>
    <w:rsid w:val="00B760FE"/>
    <w:rsid w:val="00B767F3"/>
    <w:rsid w:val="00B77026"/>
    <w:rsid w:val="00B77A1C"/>
    <w:rsid w:val="00B77B52"/>
    <w:rsid w:val="00B77F27"/>
    <w:rsid w:val="00B8049C"/>
    <w:rsid w:val="00B804EB"/>
    <w:rsid w:val="00B80838"/>
    <w:rsid w:val="00B8089C"/>
    <w:rsid w:val="00B808E2"/>
    <w:rsid w:val="00B80A7A"/>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0FB9"/>
    <w:rsid w:val="00B91390"/>
    <w:rsid w:val="00B91573"/>
    <w:rsid w:val="00B91FB0"/>
    <w:rsid w:val="00B92795"/>
    <w:rsid w:val="00B92BF5"/>
    <w:rsid w:val="00B92E8D"/>
    <w:rsid w:val="00B935FE"/>
    <w:rsid w:val="00B93A35"/>
    <w:rsid w:val="00B94264"/>
    <w:rsid w:val="00B9501F"/>
    <w:rsid w:val="00B950B7"/>
    <w:rsid w:val="00B9512A"/>
    <w:rsid w:val="00B953C5"/>
    <w:rsid w:val="00B961B0"/>
    <w:rsid w:val="00B9634F"/>
    <w:rsid w:val="00B96E27"/>
    <w:rsid w:val="00B971EC"/>
    <w:rsid w:val="00B9744A"/>
    <w:rsid w:val="00B975F2"/>
    <w:rsid w:val="00B97650"/>
    <w:rsid w:val="00B97662"/>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6910"/>
    <w:rsid w:val="00BA765E"/>
    <w:rsid w:val="00BA7C92"/>
    <w:rsid w:val="00BA7CFD"/>
    <w:rsid w:val="00BB03F6"/>
    <w:rsid w:val="00BB0C96"/>
    <w:rsid w:val="00BB0D7C"/>
    <w:rsid w:val="00BB0EC1"/>
    <w:rsid w:val="00BB10C5"/>
    <w:rsid w:val="00BB1AAB"/>
    <w:rsid w:val="00BB1B4A"/>
    <w:rsid w:val="00BB1E68"/>
    <w:rsid w:val="00BB2115"/>
    <w:rsid w:val="00BB25D1"/>
    <w:rsid w:val="00BB2F05"/>
    <w:rsid w:val="00BB36C3"/>
    <w:rsid w:val="00BB48A5"/>
    <w:rsid w:val="00BB5419"/>
    <w:rsid w:val="00BB5B7A"/>
    <w:rsid w:val="00BB5DCC"/>
    <w:rsid w:val="00BB5DCD"/>
    <w:rsid w:val="00BB5FFC"/>
    <w:rsid w:val="00BB64F3"/>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338"/>
    <w:rsid w:val="00BC3427"/>
    <w:rsid w:val="00BC37A9"/>
    <w:rsid w:val="00BC3813"/>
    <w:rsid w:val="00BC3847"/>
    <w:rsid w:val="00BC3B61"/>
    <w:rsid w:val="00BC4558"/>
    <w:rsid w:val="00BC485F"/>
    <w:rsid w:val="00BC497C"/>
    <w:rsid w:val="00BC4CC1"/>
    <w:rsid w:val="00BC4DD2"/>
    <w:rsid w:val="00BC50A6"/>
    <w:rsid w:val="00BC5270"/>
    <w:rsid w:val="00BC5A7B"/>
    <w:rsid w:val="00BC5AEF"/>
    <w:rsid w:val="00BC5E74"/>
    <w:rsid w:val="00BC60A0"/>
    <w:rsid w:val="00BC6272"/>
    <w:rsid w:val="00BC6427"/>
    <w:rsid w:val="00BC6632"/>
    <w:rsid w:val="00BC712C"/>
    <w:rsid w:val="00BC7A3C"/>
    <w:rsid w:val="00BD2270"/>
    <w:rsid w:val="00BD26B8"/>
    <w:rsid w:val="00BD2BA9"/>
    <w:rsid w:val="00BD2C98"/>
    <w:rsid w:val="00BD2ECC"/>
    <w:rsid w:val="00BD3A6D"/>
    <w:rsid w:val="00BD3C7E"/>
    <w:rsid w:val="00BD3FE2"/>
    <w:rsid w:val="00BD4350"/>
    <w:rsid w:val="00BD4C4D"/>
    <w:rsid w:val="00BD4D5D"/>
    <w:rsid w:val="00BD4DEE"/>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855"/>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521D"/>
    <w:rsid w:val="00BF58B0"/>
    <w:rsid w:val="00BF595E"/>
    <w:rsid w:val="00BF63EE"/>
    <w:rsid w:val="00BF6A97"/>
    <w:rsid w:val="00BF703F"/>
    <w:rsid w:val="00BF7C85"/>
    <w:rsid w:val="00BF7DC4"/>
    <w:rsid w:val="00C00BCF"/>
    <w:rsid w:val="00C01146"/>
    <w:rsid w:val="00C014D1"/>
    <w:rsid w:val="00C01DBB"/>
    <w:rsid w:val="00C01E38"/>
    <w:rsid w:val="00C029A1"/>
    <w:rsid w:val="00C02C9A"/>
    <w:rsid w:val="00C03972"/>
    <w:rsid w:val="00C04019"/>
    <w:rsid w:val="00C043C7"/>
    <w:rsid w:val="00C046AB"/>
    <w:rsid w:val="00C04BEF"/>
    <w:rsid w:val="00C0598D"/>
    <w:rsid w:val="00C05F41"/>
    <w:rsid w:val="00C0616C"/>
    <w:rsid w:val="00C06577"/>
    <w:rsid w:val="00C0785F"/>
    <w:rsid w:val="00C104F5"/>
    <w:rsid w:val="00C10A34"/>
    <w:rsid w:val="00C10AF5"/>
    <w:rsid w:val="00C10E0D"/>
    <w:rsid w:val="00C11080"/>
    <w:rsid w:val="00C112B0"/>
    <w:rsid w:val="00C1187B"/>
    <w:rsid w:val="00C11B54"/>
    <w:rsid w:val="00C121D2"/>
    <w:rsid w:val="00C12630"/>
    <w:rsid w:val="00C1279C"/>
    <w:rsid w:val="00C137B3"/>
    <w:rsid w:val="00C13A61"/>
    <w:rsid w:val="00C13D4E"/>
    <w:rsid w:val="00C149DE"/>
    <w:rsid w:val="00C14CD4"/>
    <w:rsid w:val="00C14DE1"/>
    <w:rsid w:val="00C151ED"/>
    <w:rsid w:val="00C154CB"/>
    <w:rsid w:val="00C160F7"/>
    <w:rsid w:val="00C169FD"/>
    <w:rsid w:val="00C16B12"/>
    <w:rsid w:val="00C16EAB"/>
    <w:rsid w:val="00C175C6"/>
    <w:rsid w:val="00C17E48"/>
    <w:rsid w:val="00C17EE6"/>
    <w:rsid w:val="00C17F94"/>
    <w:rsid w:val="00C20C8C"/>
    <w:rsid w:val="00C21359"/>
    <w:rsid w:val="00C2143C"/>
    <w:rsid w:val="00C215C0"/>
    <w:rsid w:val="00C216A5"/>
    <w:rsid w:val="00C226EE"/>
    <w:rsid w:val="00C22C2B"/>
    <w:rsid w:val="00C22E40"/>
    <w:rsid w:val="00C23479"/>
    <w:rsid w:val="00C23759"/>
    <w:rsid w:val="00C23975"/>
    <w:rsid w:val="00C239CC"/>
    <w:rsid w:val="00C23CF0"/>
    <w:rsid w:val="00C2428F"/>
    <w:rsid w:val="00C2473D"/>
    <w:rsid w:val="00C24881"/>
    <w:rsid w:val="00C24A53"/>
    <w:rsid w:val="00C24DA9"/>
    <w:rsid w:val="00C24DB6"/>
    <w:rsid w:val="00C25116"/>
    <w:rsid w:val="00C25230"/>
    <w:rsid w:val="00C25406"/>
    <w:rsid w:val="00C2555A"/>
    <w:rsid w:val="00C2629E"/>
    <w:rsid w:val="00C264A6"/>
    <w:rsid w:val="00C26545"/>
    <w:rsid w:val="00C26C66"/>
    <w:rsid w:val="00C26FFA"/>
    <w:rsid w:val="00C27117"/>
    <w:rsid w:val="00C2768C"/>
    <w:rsid w:val="00C27BD9"/>
    <w:rsid w:val="00C27D11"/>
    <w:rsid w:val="00C3022A"/>
    <w:rsid w:val="00C30788"/>
    <w:rsid w:val="00C30C89"/>
    <w:rsid w:val="00C310C7"/>
    <w:rsid w:val="00C310CA"/>
    <w:rsid w:val="00C31819"/>
    <w:rsid w:val="00C31F5B"/>
    <w:rsid w:val="00C325E3"/>
    <w:rsid w:val="00C32BC1"/>
    <w:rsid w:val="00C33CC1"/>
    <w:rsid w:val="00C33E7A"/>
    <w:rsid w:val="00C34118"/>
    <w:rsid w:val="00C34362"/>
    <w:rsid w:val="00C35535"/>
    <w:rsid w:val="00C35A2C"/>
    <w:rsid w:val="00C35B7B"/>
    <w:rsid w:val="00C370DA"/>
    <w:rsid w:val="00C3744B"/>
    <w:rsid w:val="00C37883"/>
    <w:rsid w:val="00C4023F"/>
    <w:rsid w:val="00C404B3"/>
    <w:rsid w:val="00C40653"/>
    <w:rsid w:val="00C409FC"/>
    <w:rsid w:val="00C40C17"/>
    <w:rsid w:val="00C41796"/>
    <w:rsid w:val="00C4211C"/>
    <w:rsid w:val="00C42649"/>
    <w:rsid w:val="00C43198"/>
    <w:rsid w:val="00C43576"/>
    <w:rsid w:val="00C4381C"/>
    <w:rsid w:val="00C441A9"/>
    <w:rsid w:val="00C44319"/>
    <w:rsid w:val="00C444B1"/>
    <w:rsid w:val="00C44D00"/>
    <w:rsid w:val="00C44F44"/>
    <w:rsid w:val="00C450C6"/>
    <w:rsid w:val="00C456E9"/>
    <w:rsid w:val="00C457EE"/>
    <w:rsid w:val="00C46672"/>
    <w:rsid w:val="00C46993"/>
    <w:rsid w:val="00C46C90"/>
    <w:rsid w:val="00C46D6C"/>
    <w:rsid w:val="00C4753A"/>
    <w:rsid w:val="00C47681"/>
    <w:rsid w:val="00C47AA4"/>
    <w:rsid w:val="00C501C4"/>
    <w:rsid w:val="00C502A0"/>
    <w:rsid w:val="00C5045A"/>
    <w:rsid w:val="00C507B5"/>
    <w:rsid w:val="00C51430"/>
    <w:rsid w:val="00C5154A"/>
    <w:rsid w:val="00C51890"/>
    <w:rsid w:val="00C5248F"/>
    <w:rsid w:val="00C524F3"/>
    <w:rsid w:val="00C52D22"/>
    <w:rsid w:val="00C53407"/>
    <w:rsid w:val="00C53555"/>
    <w:rsid w:val="00C54D7A"/>
    <w:rsid w:val="00C561CA"/>
    <w:rsid w:val="00C56620"/>
    <w:rsid w:val="00C56683"/>
    <w:rsid w:val="00C57006"/>
    <w:rsid w:val="00C57647"/>
    <w:rsid w:val="00C6036B"/>
    <w:rsid w:val="00C613A9"/>
    <w:rsid w:val="00C61E73"/>
    <w:rsid w:val="00C629F5"/>
    <w:rsid w:val="00C62B17"/>
    <w:rsid w:val="00C62DED"/>
    <w:rsid w:val="00C63143"/>
    <w:rsid w:val="00C634E3"/>
    <w:rsid w:val="00C63EE8"/>
    <w:rsid w:val="00C641C2"/>
    <w:rsid w:val="00C64266"/>
    <w:rsid w:val="00C64CA5"/>
    <w:rsid w:val="00C64D3A"/>
    <w:rsid w:val="00C64EB3"/>
    <w:rsid w:val="00C659C0"/>
    <w:rsid w:val="00C65FC6"/>
    <w:rsid w:val="00C67043"/>
    <w:rsid w:val="00C67DB4"/>
    <w:rsid w:val="00C67FE6"/>
    <w:rsid w:val="00C70330"/>
    <w:rsid w:val="00C70FC1"/>
    <w:rsid w:val="00C715A3"/>
    <w:rsid w:val="00C71648"/>
    <w:rsid w:val="00C71E7A"/>
    <w:rsid w:val="00C72B72"/>
    <w:rsid w:val="00C7324D"/>
    <w:rsid w:val="00C736E9"/>
    <w:rsid w:val="00C73CAE"/>
    <w:rsid w:val="00C74158"/>
    <w:rsid w:val="00C7416D"/>
    <w:rsid w:val="00C756BB"/>
    <w:rsid w:val="00C75F40"/>
    <w:rsid w:val="00C7639A"/>
    <w:rsid w:val="00C76607"/>
    <w:rsid w:val="00C76883"/>
    <w:rsid w:val="00C76A82"/>
    <w:rsid w:val="00C76B3D"/>
    <w:rsid w:val="00C77324"/>
    <w:rsid w:val="00C77388"/>
    <w:rsid w:val="00C775AC"/>
    <w:rsid w:val="00C777F4"/>
    <w:rsid w:val="00C77A34"/>
    <w:rsid w:val="00C77BDA"/>
    <w:rsid w:val="00C800C4"/>
    <w:rsid w:val="00C8012D"/>
    <w:rsid w:val="00C80FC9"/>
    <w:rsid w:val="00C80FF6"/>
    <w:rsid w:val="00C81178"/>
    <w:rsid w:val="00C814E2"/>
    <w:rsid w:val="00C81D31"/>
    <w:rsid w:val="00C822BE"/>
    <w:rsid w:val="00C8268D"/>
    <w:rsid w:val="00C8273D"/>
    <w:rsid w:val="00C82EA6"/>
    <w:rsid w:val="00C8310C"/>
    <w:rsid w:val="00C83906"/>
    <w:rsid w:val="00C83C17"/>
    <w:rsid w:val="00C8470C"/>
    <w:rsid w:val="00C84D41"/>
    <w:rsid w:val="00C85112"/>
    <w:rsid w:val="00C851D8"/>
    <w:rsid w:val="00C8523A"/>
    <w:rsid w:val="00C855A4"/>
    <w:rsid w:val="00C859DD"/>
    <w:rsid w:val="00C85BA9"/>
    <w:rsid w:val="00C85EFC"/>
    <w:rsid w:val="00C90962"/>
    <w:rsid w:val="00C91DCC"/>
    <w:rsid w:val="00C923F2"/>
    <w:rsid w:val="00C92746"/>
    <w:rsid w:val="00C92ED6"/>
    <w:rsid w:val="00C94195"/>
    <w:rsid w:val="00C942DF"/>
    <w:rsid w:val="00C944B5"/>
    <w:rsid w:val="00C94B4B"/>
    <w:rsid w:val="00C956C4"/>
    <w:rsid w:val="00C957C7"/>
    <w:rsid w:val="00C95C37"/>
    <w:rsid w:val="00C95D5E"/>
    <w:rsid w:val="00C95DBD"/>
    <w:rsid w:val="00C9602D"/>
    <w:rsid w:val="00C9642E"/>
    <w:rsid w:val="00C96D70"/>
    <w:rsid w:val="00C96E15"/>
    <w:rsid w:val="00C97878"/>
    <w:rsid w:val="00CA0321"/>
    <w:rsid w:val="00CA06E2"/>
    <w:rsid w:val="00CA08F3"/>
    <w:rsid w:val="00CA09C3"/>
    <w:rsid w:val="00CA0B9A"/>
    <w:rsid w:val="00CA1662"/>
    <w:rsid w:val="00CA1B40"/>
    <w:rsid w:val="00CA2983"/>
    <w:rsid w:val="00CA37E3"/>
    <w:rsid w:val="00CA3B1E"/>
    <w:rsid w:val="00CA3D7E"/>
    <w:rsid w:val="00CA408A"/>
    <w:rsid w:val="00CA494D"/>
    <w:rsid w:val="00CA4C34"/>
    <w:rsid w:val="00CA4E65"/>
    <w:rsid w:val="00CA549B"/>
    <w:rsid w:val="00CA56D8"/>
    <w:rsid w:val="00CA5814"/>
    <w:rsid w:val="00CA5819"/>
    <w:rsid w:val="00CA58C7"/>
    <w:rsid w:val="00CA61FB"/>
    <w:rsid w:val="00CA646F"/>
    <w:rsid w:val="00CA64FA"/>
    <w:rsid w:val="00CA65B1"/>
    <w:rsid w:val="00CA6D85"/>
    <w:rsid w:val="00CB0CAD"/>
    <w:rsid w:val="00CB19A1"/>
    <w:rsid w:val="00CB1D40"/>
    <w:rsid w:val="00CB1F59"/>
    <w:rsid w:val="00CB2637"/>
    <w:rsid w:val="00CB27C7"/>
    <w:rsid w:val="00CB28A3"/>
    <w:rsid w:val="00CB296D"/>
    <w:rsid w:val="00CB33B2"/>
    <w:rsid w:val="00CB421C"/>
    <w:rsid w:val="00CB457B"/>
    <w:rsid w:val="00CB4A4A"/>
    <w:rsid w:val="00CB5014"/>
    <w:rsid w:val="00CB6B96"/>
    <w:rsid w:val="00CB74F8"/>
    <w:rsid w:val="00CB77A5"/>
    <w:rsid w:val="00CC03BC"/>
    <w:rsid w:val="00CC0610"/>
    <w:rsid w:val="00CC1B52"/>
    <w:rsid w:val="00CC1E34"/>
    <w:rsid w:val="00CC2772"/>
    <w:rsid w:val="00CC2A47"/>
    <w:rsid w:val="00CC2A4D"/>
    <w:rsid w:val="00CC3746"/>
    <w:rsid w:val="00CC3977"/>
    <w:rsid w:val="00CC68AF"/>
    <w:rsid w:val="00CC6BAB"/>
    <w:rsid w:val="00CC711B"/>
    <w:rsid w:val="00CD164B"/>
    <w:rsid w:val="00CD19D2"/>
    <w:rsid w:val="00CD235A"/>
    <w:rsid w:val="00CD2BEC"/>
    <w:rsid w:val="00CD355D"/>
    <w:rsid w:val="00CD3757"/>
    <w:rsid w:val="00CD3B70"/>
    <w:rsid w:val="00CD3DA8"/>
    <w:rsid w:val="00CD3E96"/>
    <w:rsid w:val="00CD418B"/>
    <w:rsid w:val="00CD41CA"/>
    <w:rsid w:val="00CD49FF"/>
    <w:rsid w:val="00CD4B6A"/>
    <w:rsid w:val="00CD4C0F"/>
    <w:rsid w:val="00CD4D95"/>
    <w:rsid w:val="00CD4ED5"/>
    <w:rsid w:val="00CD629B"/>
    <w:rsid w:val="00CD66DF"/>
    <w:rsid w:val="00CD6E81"/>
    <w:rsid w:val="00CD724F"/>
    <w:rsid w:val="00CE04E6"/>
    <w:rsid w:val="00CE0550"/>
    <w:rsid w:val="00CE09D1"/>
    <w:rsid w:val="00CE0BFC"/>
    <w:rsid w:val="00CE0E49"/>
    <w:rsid w:val="00CE1AC0"/>
    <w:rsid w:val="00CE1ADB"/>
    <w:rsid w:val="00CE1D02"/>
    <w:rsid w:val="00CE2482"/>
    <w:rsid w:val="00CE24F8"/>
    <w:rsid w:val="00CE2BEF"/>
    <w:rsid w:val="00CE2ED6"/>
    <w:rsid w:val="00CE418E"/>
    <w:rsid w:val="00CE4601"/>
    <w:rsid w:val="00CE4616"/>
    <w:rsid w:val="00CE4CE3"/>
    <w:rsid w:val="00CE58D4"/>
    <w:rsid w:val="00CE5C27"/>
    <w:rsid w:val="00CE5C5E"/>
    <w:rsid w:val="00CE67F0"/>
    <w:rsid w:val="00CE6E8B"/>
    <w:rsid w:val="00CE725A"/>
    <w:rsid w:val="00CF037C"/>
    <w:rsid w:val="00CF0C95"/>
    <w:rsid w:val="00CF0E34"/>
    <w:rsid w:val="00CF0E7D"/>
    <w:rsid w:val="00CF0EB5"/>
    <w:rsid w:val="00CF153D"/>
    <w:rsid w:val="00CF1660"/>
    <w:rsid w:val="00CF1A4B"/>
    <w:rsid w:val="00CF1A9F"/>
    <w:rsid w:val="00CF1DB6"/>
    <w:rsid w:val="00CF1E20"/>
    <w:rsid w:val="00CF223A"/>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1731"/>
    <w:rsid w:val="00D018C2"/>
    <w:rsid w:val="00D021B6"/>
    <w:rsid w:val="00D034AF"/>
    <w:rsid w:val="00D03777"/>
    <w:rsid w:val="00D038A5"/>
    <w:rsid w:val="00D03CDF"/>
    <w:rsid w:val="00D04A00"/>
    <w:rsid w:val="00D05A7C"/>
    <w:rsid w:val="00D0646C"/>
    <w:rsid w:val="00D06485"/>
    <w:rsid w:val="00D0657E"/>
    <w:rsid w:val="00D06860"/>
    <w:rsid w:val="00D075B8"/>
    <w:rsid w:val="00D10733"/>
    <w:rsid w:val="00D1081D"/>
    <w:rsid w:val="00D10D05"/>
    <w:rsid w:val="00D1126A"/>
    <w:rsid w:val="00D1126B"/>
    <w:rsid w:val="00D11907"/>
    <w:rsid w:val="00D11A0E"/>
    <w:rsid w:val="00D12887"/>
    <w:rsid w:val="00D131CC"/>
    <w:rsid w:val="00D1458A"/>
    <w:rsid w:val="00D14870"/>
    <w:rsid w:val="00D14C9E"/>
    <w:rsid w:val="00D14FF0"/>
    <w:rsid w:val="00D15609"/>
    <w:rsid w:val="00D15767"/>
    <w:rsid w:val="00D15916"/>
    <w:rsid w:val="00D15A83"/>
    <w:rsid w:val="00D15C31"/>
    <w:rsid w:val="00D1654B"/>
    <w:rsid w:val="00D16EA5"/>
    <w:rsid w:val="00D16FC1"/>
    <w:rsid w:val="00D1709E"/>
    <w:rsid w:val="00D178AB"/>
    <w:rsid w:val="00D17AC5"/>
    <w:rsid w:val="00D17D57"/>
    <w:rsid w:val="00D20887"/>
    <w:rsid w:val="00D20AF4"/>
    <w:rsid w:val="00D20BB3"/>
    <w:rsid w:val="00D20EF6"/>
    <w:rsid w:val="00D21E8E"/>
    <w:rsid w:val="00D22287"/>
    <w:rsid w:val="00D2287A"/>
    <w:rsid w:val="00D23633"/>
    <w:rsid w:val="00D23704"/>
    <w:rsid w:val="00D23B72"/>
    <w:rsid w:val="00D23DB2"/>
    <w:rsid w:val="00D24298"/>
    <w:rsid w:val="00D24C72"/>
    <w:rsid w:val="00D253DE"/>
    <w:rsid w:val="00D259BA"/>
    <w:rsid w:val="00D25B33"/>
    <w:rsid w:val="00D25C70"/>
    <w:rsid w:val="00D262DD"/>
    <w:rsid w:val="00D26BF6"/>
    <w:rsid w:val="00D26E11"/>
    <w:rsid w:val="00D26F6B"/>
    <w:rsid w:val="00D272F6"/>
    <w:rsid w:val="00D27B57"/>
    <w:rsid w:val="00D300EB"/>
    <w:rsid w:val="00D30CD6"/>
    <w:rsid w:val="00D33CCF"/>
    <w:rsid w:val="00D341BF"/>
    <w:rsid w:val="00D343B8"/>
    <w:rsid w:val="00D34B06"/>
    <w:rsid w:val="00D34CFA"/>
    <w:rsid w:val="00D35A32"/>
    <w:rsid w:val="00D35C5C"/>
    <w:rsid w:val="00D360BB"/>
    <w:rsid w:val="00D3643A"/>
    <w:rsid w:val="00D36934"/>
    <w:rsid w:val="00D36A60"/>
    <w:rsid w:val="00D36BF6"/>
    <w:rsid w:val="00D377FE"/>
    <w:rsid w:val="00D40676"/>
    <w:rsid w:val="00D40A4B"/>
    <w:rsid w:val="00D40BE6"/>
    <w:rsid w:val="00D41559"/>
    <w:rsid w:val="00D41E3B"/>
    <w:rsid w:val="00D424ED"/>
    <w:rsid w:val="00D428A6"/>
    <w:rsid w:val="00D42993"/>
    <w:rsid w:val="00D42B4D"/>
    <w:rsid w:val="00D42E3B"/>
    <w:rsid w:val="00D43060"/>
    <w:rsid w:val="00D43611"/>
    <w:rsid w:val="00D43FFC"/>
    <w:rsid w:val="00D448A9"/>
    <w:rsid w:val="00D44A4F"/>
    <w:rsid w:val="00D44FEB"/>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474C"/>
    <w:rsid w:val="00D5572C"/>
    <w:rsid w:val="00D55D88"/>
    <w:rsid w:val="00D56754"/>
    <w:rsid w:val="00D568F0"/>
    <w:rsid w:val="00D56A8A"/>
    <w:rsid w:val="00D57EC7"/>
    <w:rsid w:val="00D60037"/>
    <w:rsid w:val="00D60589"/>
    <w:rsid w:val="00D61CF3"/>
    <w:rsid w:val="00D62171"/>
    <w:rsid w:val="00D62A46"/>
    <w:rsid w:val="00D63188"/>
    <w:rsid w:val="00D635F6"/>
    <w:rsid w:val="00D63D7A"/>
    <w:rsid w:val="00D644AA"/>
    <w:rsid w:val="00D64890"/>
    <w:rsid w:val="00D65763"/>
    <w:rsid w:val="00D66875"/>
    <w:rsid w:val="00D66A0C"/>
    <w:rsid w:val="00D66C50"/>
    <w:rsid w:val="00D67C19"/>
    <w:rsid w:val="00D67E6B"/>
    <w:rsid w:val="00D705F4"/>
    <w:rsid w:val="00D706A1"/>
    <w:rsid w:val="00D70B01"/>
    <w:rsid w:val="00D71DAA"/>
    <w:rsid w:val="00D722B0"/>
    <w:rsid w:val="00D725AC"/>
    <w:rsid w:val="00D72F92"/>
    <w:rsid w:val="00D7327C"/>
    <w:rsid w:val="00D733C4"/>
    <w:rsid w:val="00D73958"/>
    <w:rsid w:val="00D73AA0"/>
    <w:rsid w:val="00D7465F"/>
    <w:rsid w:val="00D75BD4"/>
    <w:rsid w:val="00D767B7"/>
    <w:rsid w:val="00D76926"/>
    <w:rsid w:val="00D80CF7"/>
    <w:rsid w:val="00D815E2"/>
    <w:rsid w:val="00D81649"/>
    <w:rsid w:val="00D8174B"/>
    <w:rsid w:val="00D81ACB"/>
    <w:rsid w:val="00D8240E"/>
    <w:rsid w:val="00D8245D"/>
    <w:rsid w:val="00D8282D"/>
    <w:rsid w:val="00D8283E"/>
    <w:rsid w:val="00D82A9D"/>
    <w:rsid w:val="00D82BE9"/>
    <w:rsid w:val="00D82DC4"/>
    <w:rsid w:val="00D84792"/>
    <w:rsid w:val="00D856EC"/>
    <w:rsid w:val="00D857A5"/>
    <w:rsid w:val="00D86015"/>
    <w:rsid w:val="00D861CF"/>
    <w:rsid w:val="00D867CA"/>
    <w:rsid w:val="00D87BAE"/>
    <w:rsid w:val="00D87D0F"/>
    <w:rsid w:val="00D87ED8"/>
    <w:rsid w:val="00D903CF"/>
    <w:rsid w:val="00D90D45"/>
    <w:rsid w:val="00D911B0"/>
    <w:rsid w:val="00D912D4"/>
    <w:rsid w:val="00D916D7"/>
    <w:rsid w:val="00D9174C"/>
    <w:rsid w:val="00D91913"/>
    <w:rsid w:val="00D91B12"/>
    <w:rsid w:val="00D92441"/>
    <w:rsid w:val="00D927E5"/>
    <w:rsid w:val="00D9308F"/>
    <w:rsid w:val="00D93712"/>
    <w:rsid w:val="00D93754"/>
    <w:rsid w:val="00D9481D"/>
    <w:rsid w:val="00D95524"/>
    <w:rsid w:val="00D958C4"/>
    <w:rsid w:val="00D95CA5"/>
    <w:rsid w:val="00D95D67"/>
    <w:rsid w:val="00D962EC"/>
    <w:rsid w:val="00D9694C"/>
    <w:rsid w:val="00D96B80"/>
    <w:rsid w:val="00D96F74"/>
    <w:rsid w:val="00D9703F"/>
    <w:rsid w:val="00D970A9"/>
    <w:rsid w:val="00D975B3"/>
    <w:rsid w:val="00D976F1"/>
    <w:rsid w:val="00D9789A"/>
    <w:rsid w:val="00DA0C9D"/>
    <w:rsid w:val="00DA16FD"/>
    <w:rsid w:val="00DA1DEC"/>
    <w:rsid w:val="00DA1DEF"/>
    <w:rsid w:val="00DA27CB"/>
    <w:rsid w:val="00DA331D"/>
    <w:rsid w:val="00DA34A3"/>
    <w:rsid w:val="00DA3A15"/>
    <w:rsid w:val="00DA3C7D"/>
    <w:rsid w:val="00DA44C6"/>
    <w:rsid w:val="00DA4599"/>
    <w:rsid w:val="00DA46A8"/>
    <w:rsid w:val="00DA4D7D"/>
    <w:rsid w:val="00DA5180"/>
    <w:rsid w:val="00DA58F3"/>
    <w:rsid w:val="00DA6C23"/>
    <w:rsid w:val="00DA6F2A"/>
    <w:rsid w:val="00DB00B8"/>
    <w:rsid w:val="00DB01CD"/>
    <w:rsid w:val="00DB039B"/>
    <w:rsid w:val="00DB0804"/>
    <w:rsid w:val="00DB0930"/>
    <w:rsid w:val="00DB0D12"/>
    <w:rsid w:val="00DB131F"/>
    <w:rsid w:val="00DB161B"/>
    <w:rsid w:val="00DB18A1"/>
    <w:rsid w:val="00DB1B00"/>
    <w:rsid w:val="00DB1F4E"/>
    <w:rsid w:val="00DB2F2C"/>
    <w:rsid w:val="00DB3804"/>
    <w:rsid w:val="00DB3AC2"/>
    <w:rsid w:val="00DB53EE"/>
    <w:rsid w:val="00DB5439"/>
    <w:rsid w:val="00DB56E5"/>
    <w:rsid w:val="00DB60B0"/>
    <w:rsid w:val="00DB650C"/>
    <w:rsid w:val="00DB6B03"/>
    <w:rsid w:val="00DB6B50"/>
    <w:rsid w:val="00DB6FB9"/>
    <w:rsid w:val="00DC0025"/>
    <w:rsid w:val="00DC0453"/>
    <w:rsid w:val="00DC0710"/>
    <w:rsid w:val="00DC0D75"/>
    <w:rsid w:val="00DC309D"/>
    <w:rsid w:val="00DC47BB"/>
    <w:rsid w:val="00DC4AF5"/>
    <w:rsid w:val="00DC4E54"/>
    <w:rsid w:val="00DC55FA"/>
    <w:rsid w:val="00DC6BA0"/>
    <w:rsid w:val="00DC6BAA"/>
    <w:rsid w:val="00DC7203"/>
    <w:rsid w:val="00DC72B8"/>
    <w:rsid w:val="00DC76ED"/>
    <w:rsid w:val="00DC7D89"/>
    <w:rsid w:val="00DD0680"/>
    <w:rsid w:val="00DD0DEC"/>
    <w:rsid w:val="00DD1BB6"/>
    <w:rsid w:val="00DD286C"/>
    <w:rsid w:val="00DD2A21"/>
    <w:rsid w:val="00DD3A98"/>
    <w:rsid w:val="00DD3D29"/>
    <w:rsid w:val="00DD40E5"/>
    <w:rsid w:val="00DD4776"/>
    <w:rsid w:val="00DD485B"/>
    <w:rsid w:val="00DD4E66"/>
    <w:rsid w:val="00DD4EA3"/>
    <w:rsid w:val="00DD5327"/>
    <w:rsid w:val="00DD5794"/>
    <w:rsid w:val="00DD5F19"/>
    <w:rsid w:val="00DD6511"/>
    <w:rsid w:val="00DD6C68"/>
    <w:rsid w:val="00DD6D2D"/>
    <w:rsid w:val="00DD7FA2"/>
    <w:rsid w:val="00DE06AC"/>
    <w:rsid w:val="00DE06FD"/>
    <w:rsid w:val="00DE09A3"/>
    <w:rsid w:val="00DE0BDA"/>
    <w:rsid w:val="00DE0C1F"/>
    <w:rsid w:val="00DE0E61"/>
    <w:rsid w:val="00DE2D30"/>
    <w:rsid w:val="00DE2E2E"/>
    <w:rsid w:val="00DE329B"/>
    <w:rsid w:val="00DE3752"/>
    <w:rsid w:val="00DE3AC9"/>
    <w:rsid w:val="00DE45B8"/>
    <w:rsid w:val="00DE47C8"/>
    <w:rsid w:val="00DE4860"/>
    <w:rsid w:val="00DE4F33"/>
    <w:rsid w:val="00DE5E70"/>
    <w:rsid w:val="00DE607D"/>
    <w:rsid w:val="00DE6244"/>
    <w:rsid w:val="00DF0966"/>
    <w:rsid w:val="00DF0B4D"/>
    <w:rsid w:val="00DF1518"/>
    <w:rsid w:val="00DF1CF8"/>
    <w:rsid w:val="00DF1F98"/>
    <w:rsid w:val="00DF2B62"/>
    <w:rsid w:val="00DF2BF5"/>
    <w:rsid w:val="00DF2CAB"/>
    <w:rsid w:val="00DF4114"/>
    <w:rsid w:val="00DF49C7"/>
    <w:rsid w:val="00DF49F5"/>
    <w:rsid w:val="00DF5594"/>
    <w:rsid w:val="00DF58A3"/>
    <w:rsid w:val="00DF6741"/>
    <w:rsid w:val="00DF7888"/>
    <w:rsid w:val="00DF7ABF"/>
    <w:rsid w:val="00DF7DD9"/>
    <w:rsid w:val="00DF7F04"/>
    <w:rsid w:val="00E00653"/>
    <w:rsid w:val="00E00A46"/>
    <w:rsid w:val="00E00FD1"/>
    <w:rsid w:val="00E0168A"/>
    <w:rsid w:val="00E01A3E"/>
    <w:rsid w:val="00E01B23"/>
    <w:rsid w:val="00E0259E"/>
    <w:rsid w:val="00E02A7A"/>
    <w:rsid w:val="00E02ADA"/>
    <w:rsid w:val="00E02E9F"/>
    <w:rsid w:val="00E0373E"/>
    <w:rsid w:val="00E0392C"/>
    <w:rsid w:val="00E03970"/>
    <w:rsid w:val="00E03F90"/>
    <w:rsid w:val="00E04620"/>
    <w:rsid w:val="00E04C2A"/>
    <w:rsid w:val="00E05361"/>
    <w:rsid w:val="00E05BE0"/>
    <w:rsid w:val="00E05F2D"/>
    <w:rsid w:val="00E0680C"/>
    <w:rsid w:val="00E0749A"/>
    <w:rsid w:val="00E077BC"/>
    <w:rsid w:val="00E078AC"/>
    <w:rsid w:val="00E07FE1"/>
    <w:rsid w:val="00E10C9F"/>
    <w:rsid w:val="00E10FF3"/>
    <w:rsid w:val="00E110ED"/>
    <w:rsid w:val="00E11307"/>
    <w:rsid w:val="00E11448"/>
    <w:rsid w:val="00E114E8"/>
    <w:rsid w:val="00E11908"/>
    <w:rsid w:val="00E11F70"/>
    <w:rsid w:val="00E1236A"/>
    <w:rsid w:val="00E12A8E"/>
    <w:rsid w:val="00E12C01"/>
    <w:rsid w:val="00E1315E"/>
    <w:rsid w:val="00E1368A"/>
    <w:rsid w:val="00E138E1"/>
    <w:rsid w:val="00E13AFD"/>
    <w:rsid w:val="00E14136"/>
    <w:rsid w:val="00E14160"/>
    <w:rsid w:val="00E142DC"/>
    <w:rsid w:val="00E146F6"/>
    <w:rsid w:val="00E152D6"/>
    <w:rsid w:val="00E152DD"/>
    <w:rsid w:val="00E152E7"/>
    <w:rsid w:val="00E15452"/>
    <w:rsid w:val="00E156DB"/>
    <w:rsid w:val="00E1580C"/>
    <w:rsid w:val="00E15C0F"/>
    <w:rsid w:val="00E15C7E"/>
    <w:rsid w:val="00E1662E"/>
    <w:rsid w:val="00E16E89"/>
    <w:rsid w:val="00E1778D"/>
    <w:rsid w:val="00E177CC"/>
    <w:rsid w:val="00E2005A"/>
    <w:rsid w:val="00E201DF"/>
    <w:rsid w:val="00E20321"/>
    <w:rsid w:val="00E205A0"/>
    <w:rsid w:val="00E20F64"/>
    <w:rsid w:val="00E21CE5"/>
    <w:rsid w:val="00E22D95"/>
    <w:rsid w:val="00E22F5C"/>
    <w:rsid w:val="00E23374"/>
    <w:rsid w:val="00E23384"/>
    <w:rsid w:val="00E23724"/>
    <w:rsid w:val="00E23A61"/>
    <w:rsid w:val="00E24547"/>
    <w:rsid w:val="00E2523D"/>
    <w:rsid w:val="00E252F9"/>
    <w:rsid w:val="00E2530A"/>
    <w:rsid w:val="00E256DC"/>
    <w:rsid w:val="00E262EB"/>
    <w:rsid w:val="00E26360"/>
    <w:rsid w:val="00E266CA"/>
    <w:rsid w:val="00E26891"/>
    <w:rsid w:val="00E26F6D"/>
    <w:rsid w:val="00E27081"/>
    <w:rsid w:val="00E27428"/>
    <w:rsid w:val="00E2793C"/>
    <w:rsid w:val="00E30700"/>
    <w:rsid w:val="00E30A03"/>
    <w:rsid w:val="00E3197C"/>
    <w:rsid w:val="00E31A9E"/>
    <w:rsid w:val="00E31BE2"/>
    <w:rsid w:val="00E320E6"/>
    <w:rsid w:val="00E32230"/>
    <w:rsid w:val="00E32805"/>
    <w:rsid w:val="00E33359"/>
    <w:rsid w:val="00E33713"/>
    <w:rsid w:val="00E3376F"/>
    <w:rsid w:val="00E33A9B"/>
    <w:rsid w:val="00E34A67"/>
    <w:rsid w:val="00E34ADB"/>
    <w:rsid w:val="00E34C8A"/>
    <w:rsid w:val="00E34F1F"/>
    <w:rsid w:val="00E35065"/>
    <w:rsid w:val="00E35D1E"/>
    <w:rsid w:val="00E36EAA"/>
    <w:rsid w:val="00E36EC4"/>
    <w:rsid w:val="00E36F10"/>
    <w:rsid w:val="00E37C27"/>
    <w:rsid w:val="00E37EF0"/>
    <w:rsid w:val="00E402A9"/>
    <w:rsid w:val="00E40CE7"/>
    <w:rsid w:val="00E40EC9"/>
    <w:rsid w:val="00E40F90"/>
    <w:rsid w:val="00E41B83"/>
    <w:rsid w:val="00E4234A"/>
    <w:rsid w:val="00E426F9"/>
    <w:rsid w:val="00E42930"/>
    <w:rsid w:val="00E42E5E"/>
    <w:rsid w:val="00E44072"/>
    <w:rsid w:val="00E44150"/>
    <w:rsid w:val="00E44A0D"/>
    <w:rsid w:val="00E44C12"/>
    <w:rsid w:val="00E45528"/>
    <w:rsid w:val="00E45796"/>
    <w:rsid w:val="00E46121"/>
    <w:rsid w:val="00E4735C"/>
    <w:rsid w:val="00E4748D"/>
    <w:rsid w:val="00E50485"/>
    <w:rsid w:val="00E50702"/>
    <w:rsid w:val="00E50A2D"/>
    <w:rsid w:val="00E5172C"/>
    <w:rsid w:val="00E519FF"/>
    <w:rsid w:val="00E51A6B"/>
    <w:rsid w:val="00E521F2"/>
    <w:rsid w:val="00E52333"/>
    <w:rsid w:val="00E52FCC"/>
    <w:rsid w:val="00E5316D"/>
    <w:rsid w:val="00E53298"/>
    <w:rsid w:val="00E53309"/>
    <w:rsid w:val="00E536C3"/>
    <w:rsid w:val="00E53987"/>
    <w:rsid w:val="00E53A92"/>
    <w:rsid w:val="00E53B66"/>
    <w:rsid w:val="00E53ED9"/>
    <w:rsid w:val="00E547BF"/>
    <w:rsid w:val="00E548F0"/>
    <w:rsid w:val="00E548FE"/>
    <w:rsid w:val="00E54CA2"/>
    <w:rsid w:val="00E55164"/>
    <w:rsid w:val="00E5516C"/>
    <w:rsid w:val="00E5568D"/>
    <w:rsid w:val="00E5583A"/>
    <w:rsid w:val="00E57040"/>
    <w:rsid w:val="00E573A4"/>
    <w:rsid w:val="00E600BA"/>
    <w:rsid w:val="00E60748"/>
    <w:rsid w:val="00E609DD"/>
    <w:rsid w:val="00E60C36"/>
    <w:rsid w:val="00E612EE"/>
    <w:rsid w:val="00E62959"/>
    <w:rsid w:val="00E63366"/>
    <w:rsid w:val="00E63585"/>
    <w:rsid w:val="00E63C6A"/>
    <w:rsid w:val="00E64370"/>
    <w:rsid w:val="00E64D14"/>
    <w:rsid w:val="00E64D2E"/>
    <w:rsid w:val="00E65A49"/>
    <w:rsid w:val="00E671A8"/>
    <w:rsid w:val="00E677A5"/>
    <w:rsid w:val="00E67944"/>
    <w:rsid w:val="00E67996"/>
    <w:rsid w:val="00E67C73"/>
    <w:rsid w:val="00E7014E"/>
    <w:rsid w:val="00E70797"/>
    <w:rsid w:val="00E707FC"/>
    <w:rsid w:val="00E71387"/>
    <w:rsid w:val="00E71992"/>
    <w:rsid w:val="00E7249C"/>
    <w:rsid w:val="00E725F0"/>
    <w:rsid w:val="00E73075"/>
    <w:rsid w:val="00E73B6B"/>
    <w:rsid w:val="00E73DE7"/>
    <w:rsid w:val="00E74036"/>
    <w:rsid w:val="00E74CA0"/>
    <w:rsid w:val="00E74F23"/>
    <w:rsid w:val="00E752EE"/>
    <w:rsid w:val="00E75428"/>
    <w:rsid w:val="00E75655"/>
    <w:rsid w:val="00E75EFE"/>
    <w:rsid w:val="00E76462"/>
    <w:rsid w:val="00E764C2"/>
    <w:rsid w:val="00E766C8"/>
    <w:rsid w:val="00E768B7"/>
    <w:rsid w:val="00E779DA"/>
    <w:rsid w:val="00E8009C"/>
    <w:rsid w:val="00E802AC"/>
    <w:rsid w:val="00E802E5"/>
    <w:rsid w:val="00E805B7"/>
    <w:rsid w:val="00E80EEE"/>
    <w:rsid w:val="00E811C5"/>
    <w:rsid w:val="00E81DBD"/>
    <w:rsid w:val="00E82D0B"/>
    <w:rsid w:val="00E82F00"/>
    <w:rsid w:val="00E83860"/>
    <w:rsid w:val="00E84595"/>
    <w:rsid w:val="00E85ABB"/>
    <w:rsid w:val="00E85BD4"/>
    <w:rsid w:val="00E8620A"/>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0BB"/>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618"/>
    <w:rsid w:val="00EA7970"/>
    <w:rsid w:val="00EA7EC6"/>
    <w:rsid w:val="00EB0239"/>
    <w:rsid w:val="00EB0623"/>
    <w:rsid w:val="00EB09B6"/>
    <w:rsid w:val="00EB0DAD"/>
    <w:rsid w:val="00EB0EDC"/>
    <w:rsid w:val="00EB12E9"/>
    <w:rsid w:val="00EB15EC"/>
    <w:rsid w:val="00EB1B6E"/>
    <w:rsid w:val="00EB2947"/>
    <w:rsid w:val="00EB2C6B"/>
    <w:rsid w:val="00EB3176"/>
    <w:rsid w:val="00EB3537"/>
    <w:rsid w:val="00EB3587"/>
    <w:rsid w:val="00EB3A56"/>
    <w:rsid w:val="00EB3D67"/>
    <w:rsid w:val="00EB408F"/>
    <w:rsid w:val="00EB5204"/>
    <w:rsid w:val="00EB57EC"/>
    <w:rsid w:val="00EB617D"/>
    <w:rsid w:val="00EB62F2"/>
    <w:rsid w:val="00EB65C2"/>
    <w:rsid w:val="00EB6D75"/>
    <w:rsid w:val="00EB70CA"/>
    <w:rsid w:val="00EB7CA9"/>
    <w:rsid w:val="00EC058F"/>
    <w:rsid w:val="00EC0922"/>
    <w:rsid w:val="00EC1690"/>
    <w:rsid w:val="00EC16A8"/>
    <w:rsid w:val="00EC17C5"/>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B2C"/>
    <w:rsid w:val="00ED0D04"/>
    <w:rsid w:val="00ED0D97"/>
    <w:rsid w:val="00ED108A"/>
    <w:rsid w:val="00ED1732"/>
    <w:rsid w:val="00ED19BD"/>
    <w:rsid w:val="00ED1A13"/>
    <w:rsid w:val="00ED1F7E"/>
    <w:rsid w:val="00ED21B2"/>
    <w:rsid w:val="00ED2453"/>
    <w:rsid w:val="00ED26F8"/>
    <w:rsid w:val="00ED2A14"/>
    <w:rsid w:val="00ED2F28"/>
    <w:rsid w:val="00ED3005"/>
    <w:rsid w:val="00ED3205"/>
    <w:rsid w:val="00ED3400"/>
    <w:rsid w:val="00ED38D5"/>
    <w:rsid w:val="00ED3FD7"/>
    <w:rsid w:val="00ED479C"/>
    <w:rsid w:val="00ED4F58"/>
    <w:rsid w:val="00ED5685"/>
    <w:rsid w:val="00ED58DC"/>
    <w:rsid w:val="00ED5A88"/>
    <w:rsid w:val="00ED5AD1"/>
    <w:rsid w:val="00ED693A"/>
    <w:rsid w:val="00ED6D2B"/>
    <w:rsid w:val="00ED6EDB"/>
    <w:rsid w:val="00ED70C6"/>
    <w:rsid w:val="00ED774B"/>
    <w:rsid w:val="00EE0B7E"/>
    <w:rsid w:val="00EE0D9A"/>
    <w:rsid w:val="00EE22CD"/>
    <w:rsid w:val="00EE2624"/>
    <w:rsid w:val="00EE2C74"/>
    <w:rsid w:val="00EE2E09"/>
    <w:rsid w:val="00EE3203"/>
    <w:rsid w:val="00EE3DA1"/>
    <w:rsid w:val="00EE46AE"/>
    <w:rsid w:val="00EE4890"/>
    <w:rsid w:val="00EE4BE4"/>
    <w:rsid w:val="00EE4F31"/>
    <w:rsid w:val="00EE588C"/>
    <w:rsid w:val="00EE5C46"/>
    <w:rsid w:val="00EE5ED0"/>
    <w:rsid w:val="00EE6290"/>
    <w:rsid w:val="00EE68CE"/>
    <w:rsid w:val="00EE7359"/>
    <w:rsid w:val="00EF0A3F"/>
    <w:rsid w:val="00EF0B15"/>
    <w:rsid w:val="00EF0EAD"/>
    <w:rsid w:val="00EF138D"/>
    <w:rsid w:val="00EF193D"/>
    <w:rsid w:val="00EF193E"/>
    <w:rsid w:val="00EF1F56"/>
    <w:rsid w:val="00EF2891"/>
    <w:rsid w:val="00EF2B45"/>
    <w:rsid w:val="00EF327E"/>
    <w:rsid w:val="00EF349D"/>
    <w:rsid w:val="00EF389A"/>
    <w:rsid w:val="00EF3EA5"/>
    <w:rsid w:val="00EF4478"/>
    <w:rsid w:val="00EF5134"/>
    <w:rsid w:val="00EF613A"/>
    <w:rsid w:val="00EF6389"/>
    <w:rsid w:val="00EF63A1"/>
    <w:rsid w:val="00EF66E7"/>
    <w:rsid w:val="00EF6B51"/>
    <w:rsid w:val="00EF6D72"/>
    <w:rsid w:val="00EF746B"/>
    <w:rsid w:val="00F0035B"/>
    <w:rsid w:val="00F00952"/>
    <w:rsid w:val="00F01317"/>
    <w:rsid w:val="00F01441"/>
    <w:rsid w:val="00F01847"/>
    <w:rsid w:val="00F01A63"/>
    <w:rsid w:val="00F024DB"/>
    <w:rsid w:val="00F0279F"/>
    <w:rsid w:val="00F02D92"/>
    <w:rsid w:val="00F02DEC"/>
    <w:rsid w:val="00F03AC7"/>
    <w:rsid w:val="00F03B35"/>
    <w:rsid w:val="00F03E7B"/>
    <w:rsid w:val="00F048B8"/>
    <w:rsid w:val="00F04F83"/>
    <w:rsid w:val="00F06102"/>
    <w:rsid w:val="00F06380"/>
    <w:rsid w:val="00F06D09"/>
    <w:rsid w:val="00F06E23"/>
    <w:rsid w:val="00F0708E"/>
    <w:rsid w:val="00F07755"/>
    <w:rsid w:val="00F077A6"/>
    <w:rsid w:val="00F0781C"/>
    <w:rsid w:val="00F07C88"/>
    <w:rsid w:val="00F07CDE"/>
    <w:rsid w:val="00F10759"/>
    <w:rsid w:val="00F107E9"/>
    <w:rsid w:val="00F10956"/>
    <w:rsid w:val="00F10AF4"/>
    <w:rsid w:val="00F10C8F"/>
    <w:rsid w:val="00F10CBE"/>
    <w:rsid w:val="00F11AA2"/>
    <w:rsid w:val="00F121AE"/>
    <w:rsid w:val="00F13C8A"/>
    <w:rsid w:val="00F13EE3"/>
    <w:rsid w:val="00F143A1"/>
    <w:rsid w:val="00F144ED"/>
    <w:rsid w:val="00F14650"/>
    <w:rsid w:val="00F150D5"/>
    <w:rsid w:val="00F15267"/>
    <w:rsid w:val="00F152D9"/>
    <w:rsid w:val="00F15AAB"/>
    <w:rsid w:val="00F16022"/>
    <w:rsid w:val="00F160D7"/>
    <w:rsid w:val="00F163BB"/>
    <w:rsid w:val="00F165FA"/>
    <w:rsid w:val="00F16AFE"/>
    <w:rsid w:val="00F173B3"/>
    <w:rsid w:val="00F173EA"/>
    <w:rsid w:val="00F17807"/>
    <w:rsid w:val="00F20EEE"/>
    <w:rsid w:val="00F211EA"/>
    <w:rsid w:val="00F214C1"/>
    <w:rsid w:val="00F21686"/>
    <w:rsid w:val="00F218B4"/>
    <w:rsid w:val="00F2238B"/>
    <w:rsid w:val="00F2323B"/>
    <w:rsid w:val="00F2338F"/>
    <w:rsid w:val="00F23B0C"/>
    <w:rsid w:val="00F23E56"/>
    <w:rsid w:val="00F24467"/>
    <w:rsid w:val="00F24508"/>
    <w:rsid w:val="00F249B2"/>
    <w:rsid w:val="00F24B00"/>
    <w:rsid w:val="00F2500E"/>
    <w:rsid w:val="00F251B5"/>
    <w:rsid w:val="00F25D8E"/>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234"/>
    <w:rsid w:val="00F353C8"/>
    <w:rsid w:val="00F354A3"/>
    <w:rsid w:val="00F3567E"/>
    <w:rsid w:val="00F35737"/>
    <w:rsid w:val="00F3585E"/>
    <w:rsid w:val="00F35B8A"/>
    <w:rsid w:val="00F36995"/>
    <w:rsid w:val="00F36A85"/>
    <w:rsid w:val="00F37291"/>
    <w:rsid w:val="00F37392"/>
    <w:rsid w:val="00F40018"/>
    <w:rsid w:val="00F40C19"/>
    <w:rsid w:val="00F41677"/>
    <w:rsid w:val="00F424DA"/>
    <w:rsid w:val="00F4250D"/>
    <w:rsid w:val="00F42581"/>
    <w:rsid w:val="00F42883"/>
    <w:rsid w:val="00F435EA"/>
    <w:rsid w:val="00F43AEE"/>
    <w:rsid w:val="00F43F37"/>
    <w:rsid w:val="00F43F40"/>
    <w:rsid w:val="00F446AD"/>
    <w:rsid w:val="00F44A42"/>
    <w:rsid w:val="00F44D43"/>
    <w:rsid w:val="00F44D8F"/>
    <w:rsid w:val="00F45068"/>
    <w:rsid w:val="00F45558"/>
    <w:rsid w:val="00F46630"/>
    <w:rsid w:val="00F474B1"/>
    <w:rsid w:val="00F474BD"/>
    <w:rsid w:val="00F47B08"/>
    <w:rsid w:val="00F47B95"/>
    <w:rsid w:val="00F47D32"/>
    <w:rsid w:val="00F47ED0"/>
    <w:rsid w:val="00F50139"/>
    <w:rsid w:val="00F5015E"/>
    <w:rsid w:val="00F52CBD"/>
    <w:rsid w:val="00F5314E"/>
    <w:rsid w:val="00F536AF"/>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7C3"/>
    <w:rsid w:val="00F6284B"/>
    <w:rsid w:val="00F62D4B"/>
    <w:rsid w:val="00F632CB"/>
    <w:rsid w:val="00F63C89"/>
    <w:rsid w:val="00F642EC"/>
    <w:rsid w:val="00F64614"/>
    <w:rsid w:val="00F65192"/>
    <w:rsid w:val="00F65483"/>
    <w:rsid w:val="00F6548A"/>
    <w:rsid w:val="00F656AB"/>
    <w:rsid w:val="00F660F6"/>
    <w:rsid w:val="00F66AA3"/>
    <w:rsid w:val="00F66BB2"/>
    <w:rsid w:val="00F672DC"/>
    <w:rsid w:val="00F673B3"/>
    <w:rsid w:val="00F67DDF"/>
    <w:rsid w:val="00F70124"/>
    <w:rsid w:val="00F70A69"/>
    <w:rsid w:val="00F70C3B"/>
    <w:rsid w:val="00F70D9C"/>
    <w:rsid w:val="00F7127A"/>
    <w:rsid w:val="00F715D8"/>
    <w:rsid w:val="00F72004"/>
    <w:rsid w:val="00F72236"/>
    <w:rsid w:val="00F7287E"/>
    <w:rsid w:val="00F737CA"/>
    <w:rsid w:val="00F745DF"/>
    <w:rsid w:val="00F74A45"/>
    <w:rsid w:val="00F74CCC"/>
    <w:rsid w:val="00F76002"/>
    <w:rsid w:val="00F76747"/>
    <w:rsid w:val="00F7792C"/>
    <w:rsid w:val="00F77B9A"/>
    <w:rsid w:val="00F77DAE"/>
    <w:rsid w:val="00F77E9A"/>
    <w:rsid w:val="00F77EE0"/>
    <w:rsid w:val="00F800DD"/>
    <w:rsid w:val="00F810C0"/>
    <w:rsid w:val="00F810CE"/>
    <w:rsid w:val="00F8258F"/>
    <w:rsid w:val="00F82EA1"/>
    <w:rsid w:val="00F849B9"/>
    <w:rsid w:val="00F84BA3"/>
    <w:rsid w:val="00F85400"/>
    <w:rsid w:val="00F856DD"/>
    <w:rsid w:val="00F85D99"/>
    <w:rsid w:val="00F85DDE"/>
    <w:rsid w:val="00F8653E"/>
    <w:rsid w:val="00F86617"/>
    <w:rsid w:val="00F86D9A"/>
    <w:rsid w:val="00F86E94"/>
    <w:rsid w:val="00F870A9"/>
    <w:rsid w:val="00F87340"/>
    <w:rsid w:val="00F87569"/>
    <w:rsid w:val="00F90072"/>
    <w:rsid w:val="00F90169"/>
    <w:rsid w:val="00F906C3"/>
    <w:rsid w:val="00F90A07"/>
    <w:rsid w:val="00F91087"/>
    <w:rsid w:val="00F91202"/>
    <w:rsid w:val="00F91346"/>
    <w:rsid w:val="00F913D8"/>
    <w:rsid w:val="00F9200D"/>
    <w:rsid w:val="00F92091"/>
    <w:rsid w:val="00F9242E"/>
    <w:rsid w:val="00F9283E"/>
    <w:rsid w:val="00F934A4"/>
    <w:rsid w:val="00F93DC3"/>
    <w:rsid w:val="00F942A6"/>
    <w:rsid w:val="00F946D6"/>
    <w:rsid w:val="00F94AFC"/>
    <w:rsid w:val="00F94BC6"/>
    <w:rsid w:val="00F95F05"/>
    <w:rsid w:val="00F962DF"/>
    <w:rsid w:val="00FA0EFC"/>
    <w:rsid w:val="00FA1359"/>
    <w:rsid w:val="00FA14A2"/>
    <w:rsid w:val="00FA1672"/>
    <w:rsid w:val="00FA1BDA"/>
    <w:rsid w:val="00FA1F65"/>
    <w:rsid w:val="00FA2E0D"/>
    <w:rsid w:val="00FA4B22"/>
    <w:rsid w:val="00FA4E15"/>
    <w:rsid w:val="00FA525E"/>
    <w:rsid w:val="00FA5428"/>
    <w:rsid w:val="00FA591B"/>
    <w:rsid w:val="00FA75BA"/>
    <w:rsid w:val="00FA7783"/>
    <w:rsid w:val="00FA77F0"/>
    <w:rsid w:val="00FB0011"/>
    <w:rsid w:val="00FB090F"/>
    <w:rsid w:val="00FB0C05"/>
    <w:rsid w:val="00FB11F7"/>
    <w:rsid w:val="00FB13FB"/>
    <w:rsid w:val="00FB1B14"/>
    <w:rsid w:val="00FB36F8"/>
    <w:rsid w:val="00FB3767"/>
    <w:rsid w:val="00FB3B09"/>
    <w:rsid w:val="00FB418D"/>
    <w:rsid w:val="00FB421C"/>
    <w:rsid w:val="00FB470B"/>
    <w:rsid w:val="00FB4874"/>
    <w:rsid w:val="00FB4CDE"/>
    <w:rsid w:val="00FB56AA"/>
    <w:rsid w:val="00FB5CB1"/>
    <w:rsid w:val="00FB660C"/>
    <w:rsid w:val="00FB737C"/>
    <w:rsid w:val="00FB787D"/>
    <w:rsid w:val="00FB7CA7"/>
    <w:rsid w:val="00FB7DC5"/>
    <w:rsid w:val="00FC006F"/>
    <w:rsid w:val="00FC0E46"/>
    <w:rsid w:val="00FC19AA"/>
    <w:rsid w:val="00FC1B47"/>
    <w:rsid w:val="00FC20C3"/>
    <w:rsid w:val="00FC22C5"/>
    <w:rsid w:val="00FC2E4E"/>
    <w:rsid w:val="00FC305A"/>
    <w:rsid w:val="00FC37FC"/>
    <w:rsid w:val="00FC3CE3"/>
    <w:rsid w:val="00FC3F3A"/>
    <w:rsid w:val="00FC4114"/>
    <w:rsid w:val="00FC4530"/>
    <w:rsid w:val="00FC46C7"/>
    <w:rsid w:val="00FC5316"/>
    <w:rsid w:val="00FC546D"/>
    <w:rsid w:val="00FC56E9"/>
    <w:rsid w:val="00FC5BFE"/>
    <w:rsid w:val="00FC5EDA"/>
    <w:rsid w:val="00FC6094"/>
    <w:rsid w:val="00FC62C7"/>
    <w:rsid w:val="00FC6416"/>
    <w:rsid w:val="00FC7604"/>
    <w:rsid w:val="00FC78A9"/>
    <w:rsid w:val="00FC7BF3"/>
    <w:rsid w:val="00FC7EDA"/>
    <w:rsid w:val="00FD0E3D"/>
    <w:rsid w:val="00FD1718"/>
    <w:rsid w:val="00FD1824"/>
    <w:rsid w:val="00FD2017"/>
    <w:rsid w:val="00FD2389"/>
    <w:rsid w:val="00FD24BC"/>
    <w:rsid w:val="00FD272E"/>
    <w:rsid w:val="00FD32E0"/>
    <w:rsid w:val="00FD3D26"/>
    <w:rsid w:val="00FD3EC0"/>
    <w:rsid w:val="00FD46B4"/>
    <w:rsid w:val="00FD4B9A"/>
    <w:rsid w:val="00FD4E33"/>
    <w:rsid w:val="00FD57DB"/>
    <w:rsid w:val="00FD5D35"/>
    <w:rsid w:val="00FD627D"/>
    <w:rsid w:val="00FD75DA"/>
    <w:rsid w:val="00FD7796"/>
    <w:rsid w:val="00FD77DA"/>
    <w:rsid w:val="00FE03D2"/>
    <w:rsid w:val="00FE0B49"/>
    <w:rsid w:val="00FE125D"/>
    <w:rsid w:val="00FE2223"/>
    <w:rsid w:val="00FE2E45"/>
    <w:rsid w:val="00FE2F24"/>
    <w:rsid w:val="00FE322C"/>
    <w:rsid w:val="00FE349C"/>
    <w:rsid w:val="00FE46DD"/>
    <w:rsid w:val="00FE5544"/>
    <w:rsid w:val="00FE5C0A"/>
    <w:rsid w:val="00FE605D"/>
    <w:rsid w:val="00FE6AC4"/>
    <w:rsid w:val="00FE6BFF"/>
    <w:rsid w:val="00FE7362"/>
    <w:rsid w:val="00FE73D0"/>
    <w:rsid w:val="00FE73E6"/>
    <w:rsid w:val="00FE7A92"/>
    <w:rsid w:val="00FE7D4A"/>
    <w:rsid w:val="00FF03D3"/>
    <w:rsid w:val="00FF0893"/>
    <w:rsid w:val="00FF0B38"/>
    <w:rsid w:val="00FF0EA2"/>
    <w:rsid w:val="00FF12AD"/>
    <w:rsid w:val="00FF22E6"/>
    <w:rsid w:val="00FF2328"/>
    <w:rsid w:val="00FF2657"/>
    <w:rsid w:val="00FF2881"/>
    <w:rsid w:val="00FF4CF6"/>
    <w:rsid w:val="00FF4DC2"/>
    <w:rsid w:val="00FF586B"/>
    <w:rsid w:val="00FF692E"/>
    <w:rsid w:val="00FF6C7B"/>
    <w:rsid w:val="00FF7435"/>
    <w:rsid w:val="00FF7B06"/>
    <w:rsid w:val="00FF7CF8"/>
    <w:rsid w:val="00FF7DF6"/>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3942"/>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 w:val="left" w:pos="500"/>
      </w:tabs>
      <w:ind w:left="504" w:hanging="50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33213</Words>
  <Characters>189316</Characters>
  <Application>Microsoft Office Word</Application>
  <DocSecurity>8</DocSecurity>
  <Lines>1577</Lines>
  <Paragraphs>444</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222085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104</cp:revision>
  <cp:lastPrinted>2025-03-17T02:20:00Z</cp:lastPrinted>
  <dcterms:created xsi:type="dcterms:W3CDTF">2025-03-17T02:20:00Z</dcterms:created>
  <dcterms:modified xsi:type="dcterms:W3CDTF">2025-03-17T03:31:00Z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zotero-version="7.0.13"&gt;&lt;session id="5exf8nzD"/&gt;&lt;style id="http://www.zotero.org/styles/national-natural-science-foundation-of-china" hasBibliography="1" bibliographyStyleHasBeenSet="1"/&gt;&lt;prefs&gt;&lt;pref name="fieldType" value="Field"/&gt;</vt:lpwstr>
  </property>
  <property fmtid="{D5CDD505-2E9C-101B-9397-08002B2CF9AE}" pid="6" name="ZOTERO_PREF_2">
    <vt:lpwstr>&lt;pref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