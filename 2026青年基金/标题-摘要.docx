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3376" w14:textId="7AF8C5C2" w:rsidR="00B61431" w:rsidDel="007527C2" w:rsidRDefault="00B61431">
      <w:pPr>
        <w:ind w:firstLine="480"/>
        <w:rPr>
          <w:del w:id="0" w:author="Yongkai Chen" w:date="2026-03-11T14:00:00Z" w16du:dateUtc="2026-03-11T06:00:00Z"/>
        </w:rPr>
      </w:pPr>
    </w:p>
    <w:p w14:paraId="0C1F9542" w14:textId="34C7A15B" w:rsidR="00444F18" w:rsidDel="007527C2" w:rsidRDefault="00444F18" w:rsidP="00444F18">
      <w:pPr>
        <w:ind w:firstLineChars="0" w:firstLine="0"/>
        <w:rPr>
          <w:del w:id="1" w:author="Yongkai Chen" w:date="2026-03-11T14:00:00Z" w16du:dateUtc="2026-03-11T06:00:00Z"/>
        </w:rPr>
      </w:pPr>
    </w:p>
    <w:p w14:paraId="32ADAAAB" w14:textId="6985FFE4" w:rsidR="00444F18" w:rsidDel="007527C2" w:rsidRDefault="00444F18" w:rsidP="00444F18">
      <w:pPr>
        <w:ind w:firstLineChars="0" w:firstLine="0"/>
        <w:rPr>
          <w:del w:id="2" w:author="Yongkai Chen" w:date="2026-03-11T14:00:00Z" w16du:dateUtc="2026-03-11T06:00:00Z"/>
        </w:rPr>
      </w:pPr>
    </w:p>
    <w:p w14:paraId="4B79239C" w14:textId="54B6B3E1" w:rsidR="00444F18" w:rsidDel="007527C2" w:rsidRDefault="00444F18" w:rsidP="00444F18">
      <w:pPr>
        <w:ind w:firstLineChars="0" w:firstLine="0"/>
        <w:rPr>
          <w:del w:id="3" w:author="Yongkai Chen" w:date="2026-03-11T13:57:00Z" w16du:dateUtc="2026-03-11T05:57:00Z"/>
          <w:rFonts w:hint="eastAsia"/>
        </w:rPr>
      </w:pPr>
      <w:del w:id="4" w:author="Yongkai Chen" w:date="2026-03-11T13:57:00Z" w16du:dateUtc="2026-03-11T05:57:00Z">
        <w:r w:rsidDel="007527C2">
          <w:rPr>
            <w:rFonts w:hint="eastAsia"/>
          </w:rPr>
          <w:delText>高超声速流动</w:delText>
        </w:r>
        <w:r w:rsidDel="007527C2">
          <w:rPr>
            <w:rFonts w:hint="eastAsia"/>
          </w:rPr>
          <w:delText xml:space="preserve"> </w:delText>
        </w:r>
        <w:r w:rsidDel="007527C2">
          <w:rPr>
            <w:rFonts w:hint="eastAsia"/>
          </w:rPr>
          <w:delText>底部流动</w:delText>
        </w:r>
        <w:r w:rsidDel="007527C2">
          <w:rPr>
            <w:rFonts w:hint="eastAsia"/>
          </w:rPr>
          <w:delText xml:space="preserve"> </w:delText>
        </w:r>
        <w:r w:rsidDel="007527C2">
          <w:rPr>
            <w:rFonts w:hint="eastAsia"/>
          </w:rPr>
          <w:delText>壁模化大涡模拟</w:delText>
        </w:r>
        <w:r w:rsidDel="007527C2">
          <w:rPr>
            <w:rFonts w:hint="eastAsia"/>
          </w:rPr>
          <w:delText xml:space="preserve"> </w:delText>
        </w:r>
        <w:r w:rsidDel="007527C2">
          <w:rPr>
            <w:rFonts w:hint="eastAsia"/>
          </w:rPr>
          <w:delText>湍流模拟</w:delText>
        </w:r>
        <w:r w:rsidDel="007527C2">
          <w:rPr>
            <w:rFonts w:hint="eastAsia"/>
          </w:rPr>
          <w:delText xml:space="preserve"> </w:delText>
        </w:r>
        <w:r w:rsidRPr="00444F18" w:rsidDel="007527C2">
          <w:rPr>
            <w:rFonts w:hint="eastAsia"/>
          </w:rPr>
          <w:delText>数据驱动</w:delText>
        </w:r>
      </w:del>
    </w:p>
    <w:p w14:paraId="0157E813" w14:textId="3BB6D465" w:rsidR="00444F18" w:rsidDel="007527C2" w:rsidRDefault="007527C2" w:rsidP="00444F18">
      <w:pPr>
        <w:ind w:firstLineChars="0" w:firstLine="0"/>
        <w:rPr>
          <w:del w:id="5" w:author="Yongkai Chen" w:date="2026-03-11T14:00:00Z" w16du:dateUtc="2026-03-11T06:00:00Z"/>
        </w:rPr>
      </w:pPr>
      <w:ins w:id="6" w:author="Yongkai Chen" w:date="2026-03-11T14:00:00Z" w16du:dateUtc="2026-03-11T06:00:00Z">
        <w:r>
          <w:rPr>
            <w:rFonts w:hint="eastAsia"/>
          </w:rPr>
          <w:t>基于生成式图网络的</w:t>
        </w:r>
        <w:r w:rsidRPr="007527C2">
          <w:rPr>
            <w:rFonts w:hint="eastAsia"/>
          </w:rPr>
          <w:t>高超声速粗糙壁湍流模拟研究</w:t>
        </w:r>
      </w:ins>
      <w:del w:id="7" w:author="Yongkai Chen" w:date="2026-03-11T14:00:00Z" w16du:dateUtc="2026-03-11T06:00:00Z">
        <w:r w:rsidR="00444F18" w:rsidDel="007527C2">
          <w:delText>H</w:delText>
        </w:r>
        <w:r w:rsidR="00444F18" w:rsidDel="007527C2">
          <w:rPr>
            <w:rFonts w:hint="eastAsia"/>
          </w:rPr>
          <w:delText xml:space="preserve">ypersonic flow; base flow; wall-modeled large-eddy simulation; </w:delText>
        </w:r>
        <w:r w:rsidR="00444F18" w:rsidDel="007527C2">
          <w:delText>turbul</w:delText>
        </w:r>
        <w:r w:rsidR="00444F18" w:rsidDel="007527C2">
          <w:rPr>
            <w:rFonts w:hint="eastAsia"/>
          </w:rPr>
          <w:delText>ence modeling; data-driven</w:delText>
        </w:r>
      </w:del>
    </w:p>
    <w:p w14:paraId="52FF3612" w14:textId="77777777" w:rsidR="00350BC0" w:rsidRPr="00444F18" w:rsidRDefault="00350BC0">
      <w:pPr>
        <w:ind w:firstLine="480"/>
      </w:pPr>
    </w:p>
    <w:p w14:paraId="74B49678" w14:textId="003457F0" w:rsidR="007527C2" w:rsidRDefault="007527C2" w:rsidP="00444F18">
      <w:pPr>
        <w:widowControl/>
        <w:spacing w:afterLines="20" w:after="48" w:line="420" w:lineRule="exact"/>
        <w:ind w:firstLineChars="0" w:firstLine="0"/>
        <w:jc w:val="left"/>
        <w:rPr>
          <w:ins w:id="8" w:author="Yongkai Chen" w:date="2026-03-11T14:01:00Z" w16du:dateUtc="2026-03-11T06:01:00Z"/>
          <w:rFonts w:eastAsia="KaiTi" w:hint="eastAsia"/>
          <w:bCs/>
          <w:color w:val="000000" w:themeColor="text1"/>
          <w:sz w:val="32"/>
        </w:rPr>
      </w:pPr>
      <w:bookmarkStart w:id="9" w:name="OLE_LINK1"/>
      <w:bookmarkStart w:id="10" w:name="OLE_LINK2"/>
      <w:ins w:id="11" w:author="Yongkai Chen" w:date="2026-03-11T14:01:00Z" w16du:dateUtc="2026-03-11T06:01:00Z">
        <w:r w:rsidRPr="007527C2">
          <w:rPr>
            <w:rFonts w:eastAsia="KaiTi"/>
            <w:bCs/>
            <w:color w:val="000000" w:themeColor="text1"/>
            <w:sz w:val="32"/>
          </w:rPr>
          <w:t>Numerical simulation of hypersonic rough-wall turbulence via a generative graph neural network designed impedance model</w:t>
        </w:r>
      </w:ins>
    </w:p>
    <w:p w14:paraId="69224A60" w14:textId="77777777" w:rsidR="007527C2" w:rsidRDefault="007527C2" w:rsidP="00444F18">
      <w:pPr>
        <w:widowControl/>
        <w:spacing w:afterLines="20" w:after="48" w:line="420" w:lineRule="exact"/>
        <w:ind w:firstLineChars="0" w:firstLine="0"/>
        <w:jc w:val="left"/>
        <w:rPr>
          <w:ins w:id="12" w:author="Yongkai Chen" w:date="2026-03-11T14:07:00Z" w16du:dateUtc="2026-03-11T06:07:00Z"/>
          <w:rFonts w:eastAsia="KaiTi"/>
          <w:bCs/>
          <w:color w:val="000000" w:themeColor="text1"/>
          <w:sz w:val="32"/>
        </w:rPr>
      </w:pPr>
    </w:p>
    <w:p w14:paraId="0D552804" w14:textId="281413F8" w:rsidR="007527C2" w:rsidRDefault="007527C2" w:rsidP="00444F18">
      <w:pPr>
        <w:widowControl/>
        <w:spacing w:afterLines="20" w:after="48" w:line="420" w:lineRule="exact"/>
        <w:ind w:firstLineChars="0" w:firstLine="0"/>
        <w:jc w:val="left"/>
        <w:rPr>
          <w:ins w:id="13" w:author="Yongkai Chen" w:date="2026-03-11T14:01:00Z" w16du:dateUtc="2026-03-11T06:01:00Z"/>
          <w:rFonts w:eastAsia="KaiTi" w:hint="eastAsia"/>
          <w:bCs/>
          <w:color w:val="000000" w:themeColor="text1"/>
          <w:sz w:val="32"/>
        </w:rPr>
      </w:pPr>
      <w:ins w:id="14" w:author="Yongkai Chen" w:date="2026-03-11T14:07:00Z" w16du:dateUtc="2026-03-11T06:07:00Z">
        <w:r>
          <w:rPr>
            <w:rFonts w:eastAsia="KaiTi" w:hint="eastAsia"/>
            <w:bCs/>
            <w:color w:val="000000" w:themeColor="text1"/>
            <w:sz w:val="32"/>
          </w:rPr>
          <w:t xml:space="preserve">A generative graph neural </w:t>
        </w:r>
        <w:r>
          <w:rPr>
            <w:rFonts w:eastAsia="KaiTi"/>
            <w:bCs/>
            <w:color w:val="000000" w:themeColor="text1"/>
            <w:sz w:val="32"/>
          </w:rPr>
          <w:t>network</w:t>
        </w:r>
        <w:r>
          <w:rPr>
            <w:rFonts w:eastAsia="KaiTi" w:hint="eastAsia"/>
            <w:bCs/>
            <w:color w:val="000000" w:themeColor="text1"/>
            <w:sz w:val="32"/>
          </w:rPr>
          <w:t xml:space="preserve"> </w:t>
        </w:r>
        <w:r w:rsidR="008B2CBD">
          <w:rPr>
            <w:rFonts w:eastAsia="KaiTi" w:hint="eastAsia"/>
            <w:bCs/>
            <w:color w:val="000000" w:themeColor="text1"/>
            <w:sz w:val="32"/>
          </w:rPr>
          <w:t xml:space="preserve">for </w:t>
        </w:r>
        <w:proofErr w:type="spellStart"/>
        <w:r w:rsidR="008B2CBD">
          <w:rPr>
            <w:rFonts w:eastAsia="KaiTi" w:hint="eastAsia"/>
            <w:bCs/>
            <w:color w:val="000000" w:themeColor="text1"/>
            <w:sz w:val="32"/>
          </w:rPr>
          <w:t>theimped</w:t>
        </w:r>
      </w:ins>
      <w:proofErr w:type="spellEnd"/>
    </w:p>
    <w:p w14:paraId="16E6E614" w14:textId="7614625F" w:rsidR="007527C2" w:rsidRDefault="00345DFE" w:rsidP="00444F18">
      <w:pPr>
        <w:widowControl/>
        <w:spacing w:afterLines="20" w:after="48" w:line="420" w:lineRule="exact"/>
        <w:ind w:firstLineChars="0" w:firstLine="0"/>
        <w:jc w:val="left"/>
        <w:rPr>
          <w:ins w:id="15" w:author="Yongkai Chen" w:date="2026-03-11T14:02:00Z" w16du:dateUtc="2026-03-11T06:02:00Z"/>
          <w:rFonts w:eastAsia="KaiTi"/>
          <w:bCs/>
          <w:color w:val="000000" w:themeColor="text1"/>
          <w:sz w:val="32"/>
        </w:rPr>
      </w:pPr>
      <w:ins w:id="16" w:author="Yongkai Chen" w:date="2026-03-11T14:21:00Z" w16du:dateUtc="2026-03-11T06:21:00Z">
        <w:r>
          <w:rPr>
            <w:rFonts w:eastAsia="KaiTi" w:hint="eastAsia"/>
            <w:bCs/>
            <w:color w:val="000000" w:themeColor="text1"/>
            <w:sz w:val="32"/>
          </w:rPr>
          <w:t>一种基于生成式图网络的</w:t>
        </w:r>
      </w:ins>
      <w:ins w:id="17" w:author="Yongkai Chen" w:date="2026-03-11T14:02:00Z" w16du:dateUtc="2026-03-11T06:02:00Z">
        <w:r w:rsidR="007527C2">
          <w:rPr>
            <w:rFonts w:eastAsia="KaiTi" w:hint="eastAsia"/>
            <w:bCs/>
            <w:color w:val="000000" w:themeColor="text1"/>
            <w:sz w:val="32"/>
          </w:rPr>
          <w:t>高超声速粗糙壁湍流</w:t>
        </w:r>
      </w:ins>
      <w:ins w:id="18" w:author="Yongkai Chen" w:date="2026-03-11T14:03:00Z" w16du:dateUtc="2026-03-11T06:03:00Z">
        <w:r w:rsidR="007527C2">
          <w:rPr>
            <w:rFonts w:eastAsia="KaiTi" w:hint="eastAsia"/>
            <w:bCs/>
            <w:color w:val="000000" w:themeColor="text1"/>
            <w:sz w:val="32"/>
          </w:rPr>
          <w:t>简化模拟方法研究</w:t>
        </w:r>
      </w:ins>
    </w:p>
    <w:p w14:paraId="3CBCABF4" w14:textId="14127302" w:rsidR="007527C2" w:rsidRDefault="007527C2" w:rsidP="00444F18">
      <w:pPr>
        <w:widowControl/>
        <w:spacing w:afterLines="20" w:after="48" w:line="420" w:lineRule="exact"/>
        <w:ind w:firstLineChars="0" w:firstLine="0"/>
        <w:jc w:val="left"/>
        <w:rPr>
          <w:ins w:id="19" w:author="Yongkai Chen" w:date="2026-03-11T14:21:00Z" w16du:dateUtc="2026-03-11T06:21:00Z"/>
          <w:rFonts w:eastAsia="KaiTi" w:hint="eastAsia"/>
          <w:bCs/>
          <w:color w:val="000000" w:themeColor="text1"/>
          <w:sz w:val="32"/>
        </w:rPr>
      </w:pPr>
    </w:p>
    <w:p w14:paraId="3E175CBF" w14:textId="4D2B73FC" w:rsidR="00345DFE" w:rsidRPr="00345DFE" w:rsidRDefault="00345DFE" w:rsidP="00444F18">
      <w:pPr>
        <w:widowControl/>
        <w:spacing w:afterLines="20" w:after="48" w:line="420" w:lineRule="exact"/>
        <w:ind w:firstLineChars="0" w:firstLine="0"/>
        <w:jc w:val="left"/>
        <w:rPr>
          <w:ins w:id="20" w:author="Yongkai Chen" w:date="2026-03-11T14:08:00Z" w16du:dateUtc="2026-03-11T06:08:00Z"/>
          <w:rFonts w:eastAsia="KaiTi" w:hint="eastAsia"/>
          <w:bCs/>
          <w:color w:val="000000" w:themeColor="text1"/>
          <w:sz w:val="32"/>
        </w:rPr>
      </w:pPr>
      <w:ins w:id="21" w:author="Yongkai Chen" w:date="2026-03-11T14:21:00Z" w16du:dateUtc="2026-03-11T06:21:00Z">
        <w:r>
          <w:rPr>
            <w:rFonts w:eastAsia="KaiTi" w:hint="eastAsia"/>
            <w:bCs/>
            <w:color w:val="000000" w:themeColor="text1"/>
            <w:sz w:val="32"/>
          </w:rPr>
          <w:t xml:space="preserve">A reduced-order </w:t>
        </w:r>
      </w:ins>
      <w:ins w:id="22" w:author="Yongkai Chen" w:date="2026-03-11T14:25:00Z" w16du:dateUtc="2026-03-11T06:25:00Z">
        <w:r>
          <w:rPr>
            <w:rFonts w:eastAsia="KaiTi" w:hint="eastAsia"/>
            <w:bCs/>
            <w:color w:val="000000" w:themeColor="text1"/>
            <w:sz w:val="32"/>
          </w:rPr>
          <w:t>model</w:t>
        </w:r>
      </w:ins>
      <w:ins w:id="23" w:author="Yongkai Chen" w:date="2026-03-11T14:26:00Z" w16du:dateUtc="2026-03-11T06:26:00Z">
        <w:r>
          <w:rPr>
            <w:rFonts w:eastAsia="KaiTi" w:hint="eastAsia"/>
            <w:bCs/>
            <w:color w:val="000000" w:themeColor="text1"/>
            <w:sz w:val="32"/>
          </w:rPr>
          <w:t xml:space="preserve">ing method </w:t>
        </w:r>
      </w:ins>
      <w:ins w:id="24" w:author="Yongkai Chen" w:date="2026-03-11T14:21:00Z" w16du:dateUtc="2026-03-11T06:21:00Z">
        <w:r>
          <w:rPr>
            <w:rFonts w:eastAsia="KaiTi" w:hint="eastAsia"/>
            <w:bCs/>
            <w:color w:val="000000" w:themeColor="text1"/>
            <w:sz w:val="32"/>
          </w:rPr>
          <w:t>for hypersonic ro</w:t>
        </w:r>
      </w:ins>
      <w:ins w:id="25" w:author="Yongkai Chen" w:date="2026-03-11T14:22:00Z" w16du:dateUtc="2026-03-11T06:22:00Z">
        <w:r>
          <w:rPr>
            <w:rFonts w:eastAsia="KaiTi" w:hint="eastAsia"/>
            <w:bCs/>
            <w:color w:val="000000" w:themeColor="text1"/>
            <w:sz w:val="32"/>
          </w:rPr>
          <w:t>ugh-wall turbulence based on generative graph neural network</w:t>
        </w:r>
      </w:ins>
      <w:ins w:id="26" w:author="Yongkai Chen" w:date="2026-03-11T14:26:00Z" w16du:dateUtc="2026-03-11T06:26:00Z">
        <w:r>
          <w:rPr>
            <w:rFonts w:eastAsia="KaiTi" w:hint="eastAsia"/>
            <w:bCs/>
            <w:color w:val="000000" w:themeColor="text1"/>
            <w:sz w:val="32"/>
          </w:rPr>
          <w:t>s</w:t>
        </w:r>
      </w:ins>
    </w:p>
    <w:p w14:paraId="24012E07" w14:textId="77777777" w:rsidR="00345DFE" w:rsidRDefault="00345DFE" w:rsidP="00345DFE">
      <w:pPr>
        <w:pStyle w:val="NormalWeb"/>
        <w:ind w:firstLine="489"/>
        <w:rPr>
          <w:ins w:id="27" w:author="Yongkai Chen" w:date="2026-03-11T14:18:00Z" w16du:dateUtc="2026-03-11T06:18:00Z"/>
        </w:rPr>
      </w:pPr>
      <w:ins w:id="28" w:author="Yongkai Chen" w:date="2026-03-11T14:18:00Z" w16du:dateUtc="2026-03-11T06:18:00Z">
        <w:r>
          <w:rPr>
            <w:rFonts w:ascii="SimSun" w:eastAsia="SimSun" w:hAnsi="SimSun" w:cs="SimSun" w:hint="eastAsia"/>
            <w:b/>
            <w:bCs/>
          </w:rPr>
          <w:t>基于生成式图网络框架的高超声速粗糙壁湍流阻抗模型及其时域阻抗边界条件模拟研究</w:t>
        </w:r>
      </w:ins>
    </w:p>
    <w:p w14:paraId="481AF5D6" w14:textId="18CB70CC" w:rsidR="007527C2" w:rsidRPr="00345DFE" w:rsidRDefault="007527C2" w:rsidP="00444F18">
      <w:pPr>
        <w:widowControl/>
        <w:spacing w:afterLines="20" w:after="48" w:line="420" w:lineRule="exact"/>
        <w:ind w:firstLineChars="0" w:firstLine="0"/>
        <w:jc w:val="left"/>
        <w:rPr>
          <w:ins w:id="29" w:author="Yongkai Chen" w:date="2026-03-11T14:04:00Z" w16du:dateUtc="2026-03-11T06:04:00Z"/>
          <w:rFonts w:eastAsia="KaiTi" w:hint="eastAsia"/>
          <w:bCs/>
          <w:color w:val="000000" w:themeColor="text1"/>
          <w:sz w:val="32"/>
        </w:rPr>
      </w:pPr>
    </w:p>
    <w:p w14:paraId="730051B4" w14:textId="6B43E4DF" w:rsidR="007527C2" w:rsidRPr="007527C2" w:rsidRDefault="008B2CBD" w:rsidP="00444F18">
      <w:pPr>
        <w:widowControl/>
        <w:spacing w:afterLines="20" w:after="48" w:line="420" w:lineRule="exact"/>
        <w:ind w:firstLineChars="0" w:firstLine="0"/>
        <w:jc w:val="left"/>
        <w:rPr>
          <w:rFonts w:eastAsia="KaiTi" w:hint="eastAsia"/>
          <w:bCs/>
          <w:color w:val="000000" w:themeColor="text1"/>
          <w:sz w:val="32"/>
        </w:rPr>
      </w:pPr>
      <w:ins w:id="30" w:author="Yongkai Chen" w:date="2026-03-11T14:10:00Z" w16du:dateUtc="2026-03-11T06:10:00Z">
        <w:r>
          <w:rPr>
            <w:rFonts w:hint="eastAsia"/>
          </w:rPr>
          <w:t>A</w:t>
        </w:r>
      </w:ins>
      <w:ins w:id="31" w:author="Yongkai Chen" w:date="2026-03-11T14:16:00Z" w16du:dateUtc="2026-03-11T06:16:00Z">
        <w:r>
          <w:rPr>
            <w:rFonts w:hint="eastAsia"/>
          </w:rPr>
          <w:t xml:space="preserve">n </w:t>
        </w:r>
      </w:ins>
      <w:ins w:id="32" w:author="Yongkai Chen" w:date="2026-03-11T14:15:00Z" w16du:dateUtc="2026-03-11T06:15:00Z">
        <w:r>
          <w:rPr>
            <w:rFonts w:hint="eastAsia"/>
          </w:rPr>
          <w:t xml:space="preserve">impedance model </w:t>
        </w:r>
      </w:ins>
      <w:ins w:id="33" w:author="Yongkai Chen" w:date="2026-03-11T14:17:00Z" w16du:dateUtc="2026-03-11T06:17:00Z">
        <w:r>
          <w:rPr>
            <w:rFonts w:hint="eastAsia"/>
          </w:rPr>
          <w:t xml:space="preserve">within a </w:t>
        </w:r>
      </w:ins>
      <w:ins w:id="34" w:author="Yongkai Chen" w:date="2026-03-11T14:15:00Z" w16du:dateUtc="2026-03-11T06:15:00Z">
        <w:r>
          <w:t>generative</w:t>
        </w:r>
        <w:r>
          <w:rPr>
            <w:rFonts w:hint="eastAsia"/>
          </w:rPr>
          <w:t xml:space="preserve"> </w:t>
        </w:r>
      </w:ins>
      <w:ins w:id="35" w:author="Yongkai Chen" w:date="2026-03-11T14:10:00Z" w16du:dateUtc="2026-03-11T06:10:00Z">
        <w:r>
          <w:rPr>
            <w:rFonts w:hint="eastAsia"/>
          </w:rPr>
          <w:t>graph neural network framework for hyperso</w:t>
        </w:r>
      </w:ins>
      <w:ins w:id="36" w:author="Yongkai Chen" w:date="2026-03-11T14:11:00Z" w16du:dateUtc="2026-03-11T06:11:00Z">
        <w:r>
          <w:rPr>
            <w:rFonts w:hint="eastAsia"/>
          </w:rPr>
          <w:t xml:space="preserve">nic rough-wall turbulence simulation </w:t>
        </w:r>
      </w:ins>
      <w:ins w:id="37" w:author="Yongkai Chen" w:date="2026-03-11T14:16:00Z" w16du:dateUtc="2026-03-11T06:16:00Z">
        <w:r>
          <w:rPr>
            <w:rFonts w:hint="eastAsia"/>
          </w:rPr>
          <w:t xml:space="preserve">via time-domain impedance </w:t>
        </w:r>
        <w:r>
          <w:t>boundary</w:t>
        </w:r>
        <w:r>
          <w:rPr>
            <w:rFonts w:hint="eastAsia"/>
          </w:rPr>
          <w:t xml:space="preserve"> condition</w:t>
        </w:r>
      </w:ins>
      <w:ins w:id="38" w:author="Yongkai Chen" w:date="2026-03-11T14:17:00Z" w16du:dateUtc="2026-03-11T06:17:00Z">
        <w:r w:rsidR="00345DFE">
          <w:rPr>
            <w:rFonts w:hint="eastAsia"/>
          </w:rPr>
          <w:t>s</w:t>
        </w:r>
      </w:ins>
    </w:p>
    <w:p w14:paraId="4B1E7A11" w14:textId="77777777" w:rsidR="007527C2" w:rsidRDefault="007527C2" w:rsidP="001B6BB7">
      <w:pPr>
        <w:pStyle w:val="main"/>
        <w:tabs>
          <w:tab w:val="left" w:pos="5698"/>
        </w:tabs>
        <w:spacing w:after="120"/>
        <w:ind w:firstLine="640"/>
        <w:rPr>
          <w:ins w:id="39" w:author="Yongkai Chen" w:date="2026-03-11T14:05:00Z" w16du:dateUtc="2026-03-11T06:05:00Z"/>
          <w:rFonts w:eastAsia="KaiTi"/>
          <w:color w:val="000000" w:themeColor="text1"/>
          <w:sz w:val="32"/>
        </w:rPr>
      </w:pPr>
    </w:p>
    <w:p w14:paraId="3B7CA2AB" w14:textId="34D60B65" w:rsidR="00350BC0" w:rsidRPr="00E76ECA" w:rsidDel="007527C2" w:rsidRDefault="007527C2" w:rsidP="00444F18">
      <w:pPr>
        <w:widowControl/>
        <w:spacing w:afterLines="20" w:after="48" w:line="420" w:lineRule="exact"/>
        <w:ind w:firstLineChars="0" w:firstLine="0"/>
        <w:jc w:val="left"/>
        <w:rPr>
          <w:del w:id="40" w:author="Yongkai Chen" w:date="2026-03-11T13:59:00Z" w16du:dateUtc="2026-03-11T05:59:00Z"/>
          <w:rFonts w:eastAsia="KaiTi"/>
          <w:bCs/>
          <w:color w:val="000000" w:themeColor="text1"/>
          <w:sz w:val="32"/>
        </w:rPr>
      </w:pPr>
      <w:ins w:id="41" w:author="Yongkai Chen" w:date="2026-03-11T13:59:00Z" w16du:dateUtc="2026-03-11T05:59:00Z">
        <w:r w:rsidRPr="007527C2">
          <w:rPr>
            <w:rFonts w:eastAsia="KaiTi" w:hint="eastAsia"/>
            <w:color w:val="000000" w:themeColor="text1"/>
            <w:sz w:val="32"/>
          </w:rPr>
          <w:t>高超声速飞行器表面受加工工艺、气动热烧蚀等因素影响多呈粗糙形态，可压缩效应和粗糙壁综合作用产生的湍流场与光滑壁差异显著，直接影响飞行器的气动力和热防护设计。粗糙壁几何特征复杂，导致传统试验与模拟方法成本高昂，制约了高超声速粗糙壁湍流的研究。对此，本项目提出一种融合生成式人工智能（</w:t>
        </w:r>
        <w:r w:rsidRPr="007527C2">
          <w:rPr>
            <w:rFonts w:eastAsia="KaiTi" w:hint="eastAsia"/>
            <w:color w:val="000000" w:themeColor="text1"/>
            <w:sz w:val="32"/>
          </w:rPr>
          <w:t>AI</w:t>
        </w:r>
        <w:r w:rsidRPr="007527C2">
          <w:rPr>
            <w:rFonts w:eastAsia="KaiTi" w:hint="eastAsia"/>
            <w:color w:val="000000" w:themeColor="text1"/>
            <w:sz w:val="32"/>
          </w:rPr>
          <w:t>）、图神经网络（</w:t>
        </w:r>
        <w:r w:rsidRPr="007527C2">
          <w:rPr>
            <w:rFonts w:eastAsia="KaiTi" w:hint="eastAsia"/>
            <w:color w:val="000000" w:themeColor="text1"/>
            <w:sz w:val="32"/>
          </w:rPr>
          <w:t>GNN</w:t>
        </w:r>
        <w:r w:rsidRPr="007527C2">
          <w:rPr>
            <w:rFonts w:eastAsia="KaiTi" w:hint="eastAsia"/>
            <w:color w:val="000000" w:themeColor="text1"/>
            <w:sz w:val="32"/>
          </w:rPr>
          <w:t>）和时域阻抗边界条件（</w:t>
        </w:r>
        <w:r w:rsidRPr="007527C2">
          <w:rPr>
            <w:rFonts w:eastAsia="KaiTi" w:hint="eastAsia"/>
            <w:color w:val="000000" w:themeColor="text1"/>
            <w:sz w:val="32"/>
          </w:rPr>
          <w:t>TDIBC</w:t>
        </w:r>
        <w:r w:rsidRPr="007527C2">
          <w:rPr>
            <w:rFonts w:eastAsia="KaiTi" w:hint="eastAsia"/>
            <w:color w:val="000000" w:themeColor="text1"/>
            <w:sz w:val="32"/>
          </w:rPr>
          <w:t>）的简化计算框架，旨在突破粗糙壁湍流模拟的现有技术瓶颈，发展具有强泛化能力的计算方法，并揭示可压缩效应对高超声速粗糙壁湍流的影响。研究首先通过孔隙网络建模（</w:t>
        </w:r>
        <w:r w:rsidRPr="007527C2">
          <w:rPr>
            <w:rFonts w:eastAsia="KaiTi" w:hint="eastAsia"/>
            <w:color w:val="000000" w:themeColor="text1"/>
            <w:sz w:val="32"/>
          </w:rPr>
          <w:t>PNM</w:t>
        </w:r>
        <w:r w:rsidRPr="007527C2">
          <w:rPr>
            <w:rFonts w:eastAsia="KaiTi" w:hint="eastAsia"/>
            <w:color w:val="000000" w:themeColor="text1"/>
            <w:sz w:val="32"/>
          </w:rPr>
          <w:t>）构建粗糙壁几何拓扑与</w:t>
        </w:r>
        <w:r w:rsidRPr="007527C2">
          <w:rPr>
            <w:rFonts w:eastAsia="KaiTi" w:hint="eastAsia"/>
            <w:color w:val="000000" w:themeColor="text1"/>
            <w:sz w:val="32"/>
          </w:rPr>
          <w:t>GNN</w:t>
        </w:r>
        <w:r w:rsidRPr="007527C2">
          <w:rPr>
            <w:rFonts w:eastAsia="KaiTi" w:hint="eastAsia"/>
            <w:color w:val="000000" w:themeColor="text1"/>
            <w:sz w:val="32"/>
          </w:rPr>
          <w:t>的映射。其次，将</w:t>
        </w:r>
        <w:r w:rsidRPr="007527C2">
          <w:rPr>
            <w:rFonts w:eastAsia="KaiTi" w:hint="eastAsia"/>
            <w:color w:val="000000" w:themeColor="text1"/>
            <w:sz w:val="32"/>
          </w:rPr>
          <w:t>GNN</w:t>
        </w:r>
        <w:r w:rsidRPr="007527C2">
          <w:rPr>
            <w:rFonts w:eastAsia="KaiTi" w:hint="eastAsia"/>
            <w:color w:val="000000" w:themeColor="text1"/>
            <w:sz w:val="32"/>
          </w:rPr>
          <w:t>嵌入生成式</w:t>
        </w:r>
        <w:r w:rsidRPr="007527C2">
          <w:rPr>
            <w:rFonts w:eastAsia="KaiTi" w:hint="eastAsia"/>
            <w:color w:val="000000" w:themeColor="text1"/>
            <w:sz w:val="32"/>
          </w:rPr>
          <w:t>AI</w:t>
        </w:r>
        <w:r w:rsidRPr="007527C2">
          <w:rPr>
            <w:rFonts w:eastAsia="KaiTi" w:hint="eastAsia"/>
            <w:color w:val="000000" w:themeColor="text1"/>
            <w:sz w:val="32"/>
          </w:rPr>
          <w:t>框架，构建节点空间可变泛化阻抗</w:t>
        </w:r>
      </w:ins>
      <w:ins w:id="42" w:author="Yongkai Chen" w:date="2026-03-11T14:28:00Z" w16du:dateUtc="2026-03-11T06:28:00Z">
        <w:r w:rsidR="00603D0F">
          <w:rPr>
            <w:rFonts w:eastAsia="KaiTi" w:hint="eastAsia"/>
            <w:color w:val="000000" w:themeColor="text1"/>
            <w:sz w:val="32"/>
          </w:rPr>
          <w:t>。最后，基于</w:t>
        </w:r>
      </w:ins>
      <w:ins w:id="43" w:author="Yongkai Chen" w:date="2026-03-11T13:59:00Z" w16du:dateUtc="2026-03-11T05:59:00Z">
        <w:r w:rsidRPr="007527C2">
          <w:rPr>
            <w:rFonts w:eastAsia="KaiTi" w:hint="eastAsia"/>
            <w:color w:val="000000" w:themeColor="text1"/>
            <w:sz w:val="32"/>
          </w:rPr>
          <w:t>TDIBC</w:t>
        </w:r>
        <w:r w:rsidRPr="007527C2">
          <w:rPr>
            <w:rFonts w:eastAsia="KaiTi" w:hint="eastAsia"/>
            <w:color w:val="000000" w:themeColor="text1"/>
            <w:sz w:val="32"/>
          </w:rPr>
          <w:t>实现粗糙壁的时精简化模拟，采用模态分析方法，探究可压缩效应对粗糙壁湍流拟序结构演化和壁面力、热特性的影响机理。研究成果将为高超声速粗糙壁湍流提供理论和仿真能力支撑。</w:t>
        </w:r>
      </w:ins>
      <w:del w:id="44" w:author="Yongkai Chen" w:date="2026-03-11T13:59:00Z" w16du:dateUtc="2026-03-11T05:59:00Z">
        <w:r w:rsidR="00350BC0" w:rsidRPr="00E76ECA" w:rsidDel="007527C2">
          <w:rPr>
            <w:rFonts w:eastAsia="KaiTi" w:hint="eastAsia"/>
            <w:bCs/>
            <w:color w:val="000000" w:themeColor="text1"/>
            <w:sz w:val="32"/>
          </w:rPr>
          <w:delText>基于壁模化大涡模拟的高超声速底部流动研究</w:delText>
        </w:r>
      </w:del>
    </w:p>
    <w:p w14:paraId="1F360FF0" w14:textId="240A0163" w:rsidR="004B32FA" w:rsidRPr="004B32FA" w:rsidDel="007527C2" w:rsidRDefault="004B32FA" w:rsidP="00444F18">
      <w:pPr>
        <w:ind w:firstLineChars="0" w:firstLine="0"/>
        <w:rPr>
          <w:del w:id="45" w:author="Yongkai Chen" w:date="2026-03-11T13:59:00Z" w16du:dateUtc="2026-03-11T05:59:00Z"/>
        </w:rPr>
      </w:pPr>
      <w:bookmarkStart w:id="46" w:name="OLE_LINK5"/>
      <w:bookmarkStart w:id="47" w:name="OLE_LINK6"/>
      <w:bookmarkEnd w:id="9"/>
      <w:bookmarkEnd w:id="10"/>
      <w:del w:id="48" w:author="Yongkai Chen" w:date="2026-03-11T13:59:00Z" w16du:dateUtc="2026-03-11T05:59:00Z">
        <w:r w:rsidDel="007527C2">
          <w:rPr>
            <w:rFonts w:hint="eastAsia"/>
          </w:rPr>
          <w:delText>Wall-Modeled Large-Eddy Simulation</w:delText>
        </w:r>
        <w:r w:rsidR="006755B8" w:rsidDel="007527C2">
          <w:rPr>
            <w:rFonts w:hint="eastAsia"/>
          </w:rPr>
          <w:delText>s</w:delText>
        </w:r>
        <w:r w:rsidDel="007527C2">
          <w:rPr>
            <w:rFonts w:hint="eastAsia"/>
          </w:rPr>
          <w:delText xml:space="preserve"> of Hypersonic Base Flows</w:delText>
        </w:r>
      </w:del>
    </w:p>
    <w:bookmarkEnd w:id="46"/>
    <w:bookmarkEnd w:id="47"/>
    <w:p w14:paraId="7A2AC81A" w14:textId="2EE3E937" w:rsidR="00350BC0" w:rsidRPr="00E11DAC" w:rsidDel="007527C2" w:rsidRDefault="00350BC0">
      <w:pPr>
        <w:ind w:firstLine="480"/>
        <w:rPr>
          <w:del w:id="49" w:author="Yongkai Chen" w:date="2026-03-11T13:59:00Z" w16du:dateUtc="2026-03-11T05:59:00Z"/>
        </w:rPr>
      </w:pPr>
    </w:p>
    <w:p w14:paraId="16B50E6E" w14:textId="593E1BC5" w:rsidR="00D13E77" w:rsidDel="007527C2" w:rsidRDefault="00350BC0" w:rsidP="009D7A60">
      <w:pPr>
        <w:pStyle w:val="main"/>
        <w:spacing w:after="120"/>
        <w:ind w:firstLine="480"/>
        <w:rPr>
          <w:ins w:id="50" w:author="Chen, Yongkai" w:date="2024-03-12T09:21:00Z"/>
          <w:del w:id="51" w:author="Yongkai Chen" w:date="2026-03-11T13:59:00Z" w16du:dateUtc="2026-03-11T05:59:00Z"/>
        </w:rPr>
      </w:pPr>
      <w:del w:id="52" w:author="Yongkai Chen" w:date="2026-03-11T13:59:00Z" w16du:dateUtc="2026-03-11T05:59:00Z">
        <w:r w:rsidDel="007527C2">
          <w:rPr>
            <w:rFonts w:hint="eastAsia"/>
          </w:rPr>
          <w:delText>摘要：</w:delText>
        </w:r>
        <w:r w:rsidR="00CF0E18" w:rsidDel="007527C2">
          <w:rPr>
            <w:rFonts w:hint="eastAsia"/>
          </w:rPr>
          <w:delText>高超声速</w:delText>
        </w:r>
        <w:r w:rsidR="0082166D" w:rsidDel="007527C2">
          <w:rPr>
            <w:rFonts w:hint="eastAsia"/>
          </w:rPr>
          <w:delText>细长体飞行器的底部</w:delText>
        </w:r>
        <w:r w:rsidR="00D942AD" w:rsidDel="007527C2">
          <w:rPr>
            <w:rFonts w:hint="eastAsia"/>
          </w:rPr>
          <w:delText>流场</w:delText>
        </w:r>
        <w:r w:rsidR="00B51A83" w:rsidDel="007527C2">
          <w:rPr>
            <w:rFonts w:hint="eastAsia"/>
          </w:rPr>
          <w:delText>非定常特征明显、机理复杂</w:delText>
        </w:r>
        <w:r w:rsidR="0005260B" w:rsidDel="007527C2">
          <w:rPr>
            <w:rFonts w:hint="eastAsia"/>
          </w:rPr>
          <w:delText>、</w:delText>
        </w:r>
        <w:r w:rsidR="0082166D" w:rsidDel="007527C2">
          <w:rPr>
            <w:rFonts w:hint="eastAsia"/>
          </w:rPr>
          <w:delText>预测困难，</w:delText>
        </w:r>
        <w:r w:rsidR="00D942AD" w:rsidDel="007527C2">
          <w:rPr>
            <w:rFonts w:hint="eastAsia"/>
          </w:rPr>
          <w:delText>导致</w:delText>
        </w:r>
        <w:r w:rsidR="0082166D" w:rsidDel="007527C2">
          <w:rPr>
            <w:rFonts w:hint="eastAsia"/>
          </w:rPr>
          <w:delText>工程</w:delText>
        </w:r>
        <w:r w:rsidR="004765A8" w:rsidDel="007527C2">
          <w:rPr>
            <w:rFonts w:hint="eastAsia"/>
          </w:rPr>
          <w:delText>应用</w:delText>
        </w:r>
        <w:r w:rsidR="0082166D" w:rsidDel="007527C2">
          <w:rPr>
            <w:rFonts w:hint="eastAsia"/>
          </w:rPr>
          <w:delText>中的底部热防护</w:delText>
        </w:r>
        <w:r w:rsidR="00391D90" w:rsidDel="007527C2">
          <w:rPr>
            <w:rFonts w:hint="eastAsia"/>
          </w:rPr>
          <w:delText>设计冗余度较高</w:delText>
        </w:r>
        <w:r w:rsidR="00B9459C" w:rsidDel="007527C2">
          <w:rPr>
            <w:rFonts w:hint="eastAsia"/>
          </w:rPr>
          <w:delText>，</w:delText>
        </w:r>
        <w:r w:rsidR="00D942AD" w:rsidDel="007527C2">
          <w:rPr>
            <w:rFonts w:hint="eastAsia"/>
          </w:rPr>
          <w:delText>增加了</w:delText>
        </w:r>
        <w:r w:rsidR="00B9459C" w:rsidRPr="0098552F" w:rsidDel="007527C2">
          <w:rPr>
            <w:rFonts w:hint="eastAsia"/>
          </w:rPr>
          <w:delText>飞行器重量</w:delText>
        </w:r>
        <w:r w:rsidR="00B9459C" w:rsidDel="007527C2">
          <w:rPr>
            <w:rFonts w:hint="eastAsia"/>
          </w:rPr>
          <w:delText>和研发成本。</w:delText>
        </w:r>
        <w:r w:rsidR="00D942AD" w:rsidDel="007527C2">
          <w:rPr>
            <w:rFonts w:hint="eastAsia"/>
          </w:rPr>
          <w:delText>要</w:delText>
        </w:r>
        <w:r w:rsidR="00352ECF" w:rsidDel="007527C2">
          <w:rPr>
            <w:rFonts w:hint="eastAsia"/>
          </w:rPr>
          <w:delText>切实解决该问题需首先</w:delText>
        </w:r>
        <w:r w:rsidR="007003DB" w:rsidDel="007527C2">
          <w:rPr>
            <w:rFonts w:hint="eastAsia"/>
          </w:rPr>
          <w:delText>明晰</w:delText>
        </w:r>
        <w:r w:rsidR="00352ECF" w:rsidDel="007527C2">
          <w:rPr>
            <w:rFonts w:hint="eastAsia"/>
          </w:rPr>
          <w:delText>飞行工况下的底部流动</w:delText>
        </w:r>
        <w:r w:rsidR="00733F5A" w:rsidDel="007527C2">
          <w:rPr>
            <w:rFonts w:hint="eastAsia"/>
          </w:rPr>
          <w:delText>机制，而这方面研究相对空白，特别是底部近尾流区域大尺度湍流结构对温度场的影响机理不明朗。纵观现有研究手段</w:delText>
        </w:r>
        <w:r w:rsidR="005B7E38" w:rsidDel="007527C2">
          <w:rPr>
            <w:rFonts w:hint="eastAsia"/>
          </w:rPr>
          <w:delText>，</w:delText>
        </w:r>
        <w:r w:rsidR="00AF67D6" w:rsidDel="007527C2">
          <w:rPr>
            <w:rFonts w:hint="eastAsia"/>
          </w:rPr>
          <w:delText>飞</w:delText>
        </w:r>
        <w:r w:rsidR="0082166D" w:rsidDel="007527C2">
          <w:rPr>
            <w:rFonts w:hint="eastAsia"/>
          </w:rPr>
          <w:delText>行试验</w:delText>
        </w:r>
        <w:r w:rsidR="004A7BF2" w:rsidDel="007527C2">
          <w:rPr>
            <w:rFonts w:hint="eastAsia"/>
          </w:rPr>
          <w:delText>成本高、数据量少，</w:delText>
        </w:r>
        <w:r w:rsidR="0082166D" w:rsidDel="007527C2">
          <w:rPr>
            <w:rFonts w:hint="eastAsia"/>
          </w:rPr>
          <w:delText>地面试验</w:delText>
        </w:r>
        <w:r w:rsidR="004A7BF2" w:rsidDel="007527C2">
          <w:rPr>
            <w:rFonts w:hint="eastAsia"/>
          </w:rPr>
          <w:delText>不易复现飞行工况，试验结果存在天地差异性</w:delText>
        </w:r>
        <w:r w:rsidR="0005260B" w:rsidDel="007527C2">
          <w:rPr>
            <w:rFonts w:hint="eastAsia"/>
          </w:rPr>
          <w:delText>，</w:delText>
        </w:r>
        <w:r w:rsidR="0082166D" w:rsidDel="007527C2">
          <w:rPr>
            <w:rFonts w:hint="eastAsia"/>
          </w:rPr>
          <w:delText>瞬态高精度模拟</w:delText>
        </w:r>
        <w:r w:rsidR="00FD5783" w:rsidDel="007527C2">
          <w:rPr>
            <w:rFonts w:hint="eastAsia"/>
          </w:rPr>
          <w:delText>耗时久、对</w:delText>
        </w:r>
        <w:r w:rsidR="00AF67D6" w:rsidDel="007527C2">
          <w:rPr>
            <w:rFonts w:hint="eastAsia"/>
          </w:rPr>
          <w:delText>算力需求高</w:delText>
        </w:r>
        <w:r w:rsidR="005B7E38" w:rsidDel="007527C2">
          <w:rPr>
            <w:rFonts w:hint="eastAsia"/>
          </w:rPr>
          <w:delText>。</w:delText>
        </w:r>
      </w:del>
    </w:p>
    <w:p w14:paraId="3F7F79B3" w14:textId="3EBC3D77" w:rsidR="00D13E77" w:rsidDel="007527C2" w:rsidRDefault="00D13E77" w:rsidP="009D7A60">
      <w:pPr>
        <w:pStyle w:val="main"/>
        <w:spacing w:after="120"/>
        <w:ind w:firstLine="480"/>
        <w:rPr>
          <w:ins w:id="53" w:author="Chen, Yongkai" w:date="2024-03-12T09:21:00Z"/>
          <w:del w:id="54" w:author="Yongkai Chen" w:date="2026-03-11T13:59:00Z" w16du:dateUtc="2026-03-11T05:59:00Z"/>
        </w:rPr>
      </w:pPr>
    </w:p>
    <w:p w14:paraId="4DE1F7A3" w14:textId="17A3A0BF" w:rsidR="00350BC0" w:rsidDel="007527C2" w:rsidRDefault="009D2698" w:rsidP="009D7A60">
      <w:pPr>
        <w:pStyle w:val="main"/>
        <w:spacing w:after="120"/>
        <w:ind w:firstLine="480"/>
        <w:rPr>
          <w:del w:id="55" w:author="Yongkai Chen" w:date="2026-03-11T13:59:00Z" w16du:dateUtc="2026-03-11T05:59:00Z"/>
        </w:rPr>
      </w:pPr>
      <w:del w:id="56" w:author="Yongkai Chen" w:date="2026-03-11T13:59:00Z" w16du:dateUtc="2026-03-11T05:59:00Z">
        <w:r w:rsidDel="007527C2">
          <w:rPr>
            <w:rFonts w:hint="eastAsia"/>
          </w:rPr>
          <w:delText>因</w:delText>
        </w:r>
        <w:r w:rsidR="0082166D" w:rsidDel="007527C2">
          <w:rPr>
            <w:rFonts w:hint="eastAsia"/>
          </w:rPr>
          <w:delText>此，本项目提出</w:delText>
        </w:r>
        <w:r w:rsidR="001C448F" w:rsidDel="007527C2">
          <w:rPr>
            <w:rFonts w:hint="eastAsia"/>
          </w:rPr>
          <w:delText>针对</w:delText>
        </w:r>
        <w:r w:rsidR="0005260B" w:rsidDel="007527C2">
          <w:rPr>
            <w:rFonts w:hint="eastAsia"/>
          </w:rPr>
          <w:delText>高超声速</w:delText>
        </w:r>
        <w:r w:rsidR="0082166D" w:rsidDel="007527C2">
          <w:rPr>
            <w:rFonts w:hint="eastAsia"/>
          </w:rPr>
          <w:delText>底部流动</w:delText>
        </w:r>
        <w:r w:rsidR="0005260B" w:rsidDel="007527C2">
          <w:rPr>
            <w:rFonts w:hint="eastAsia"/>
          </w:rPr>
          <w:delText>发展</w:delText>
        </w:r>
        <w:r w:rsidR="0082166D" w:rsidRPr="00D30FA4" w:rsidDel="007527C2">
          <w:rPr>
            <w:rFonts w:hint="eastAsia"/>
          </w:rPr>
          <w:delText>壁模化大涡模拟技术</w:delText>
        </w:r>
        <w:r w:rsidR="0005260B" w:rsidDel="007527C2">
          <w:rPr>
            <w:rFonts w:hint="eastAsia"/>
          </w:rPr>
          <w:delText>(WMLES)</w:delText>
        </w:r>
        <w:r w:rsidR="0082166D" w:rsidDel="007527C2">
          <w:rPr>
            <w:rFonts w:hint="eastAsia"/>
          </w:rPr>
          <w:delText>，</w:delText>
        </w:r>
        <w:r w:rsidR="00053B2A" w:rsidDel="007527C2">
          <w:rPr>
            <w:rFonts w:hint="eastAsia"/>
          </w:rPr>
          <w:delText>以期保证模拟精度的同时大幅降低计算量。项目拟采用人工智能技术构建模化区控制方程，并</w:delText>
        </w:r>
        <w:r w:rsidR="00892A68" w:rsidDel="007527C2">
          <w:rPr>
            <w:rFonts w:hint="eastAsia"/>
          </w:rPr>
          <w:delText>构建可变湍流普朗特数模型</w:delText>
        </w:r>
        <w:r w:rsidR="007B349E" w:rsidDel="007527C2">
          <w:rPr>
            <w:rFonts w:hint="eastAsia"/>
          </w:rPr>
          <w:delText>以</w:delText>
        </w:r>
        <w:r w:rsidR="003475A4" w:rsidDel="007527C2">
          <w:rPr>
            <w:rFonts w:hint="eastAsia"/>
          </w:rPr>
          <w:delText>提升热流预测精度</w:delText>
        </w:r>
        <w:r w:rsidR="00A7184B" w:rsidDel="007527C2">
          <w:rPr>
            <w:rFonts w:hint="eastAsia"/>
          </w:rPr>
          <w:delText>；</w:delText>
        </w:r>
        <w:r w:rsidR="007A18C8" w:rsidDel="007527C2">
          <w:rPr>
            <w:rFonts w:hint="eastAsia"/>
          </w:rPr>
          <w:delText>形成</w:delText>
        </w:r>
        <w:r w:rsidR="00C97F1C" w:rsidDel="007527C2">
          <w:rPr>
            <w:rFonts w:hint="eastAsia"/>
          </w:rPr>
          <w:delText>WMLES</w:delText>
        </w:r>
        <w:r w:rsidR="00C97F1C" w:rsidDel="007527C2">
          <w:rPr>
            <w:rFonts w:hint="eastAsia"/>
          </w:rPr>
          <w:delText>方法</w:delText>
        </w:r>
        <w:r w:rsidR="0005260B" w:rsidDel="007527C2">
          <w:rPr>
            <w:rFonts w:hint="eastAsia"/>
          </w:rPr>
          <w:delText>，实现</w:delText>
        </w:r>
        <w:r w:rsidR="0082166D" w:rsidRPr="00D30FA4" w:rsidDel="007527C2">
          <w:rPr>
            <w:rFonts w:hint="eastAsia"/>
          </w:rPr>
          <w:delText>高超声速底部流场</w:delText>
        </w:r>
        <w:r w:rsidR="00053B2A" w:rsidDel="007527C2">
          <w:rPr>
            <w:rFonts w:hint="eastAsia"/>
          </w:rPr>
          <w:delText>的模拟</w:delText>
        </w:r>
        <w:r w:rsidR="003D0ACF" w:rsidDel="007527C2">
          <w:rPr>
            <w:rFonts w:hint="eastAsia"/>
          </w:rPr>
          <w:delText>；</w:delText>
        </w:r>
        <w:r w:rsidR="006A1AEF" w:rsidDel="007527C2">
          <w:rPr>
            <w:rFonts w:hint="eastAsia"/>
          </w:rPr>
          <w:delText>采用</w:delText>
        </w:r>
        <w:r w:rsidR="00053B2A" w:rsidDel="007527C2">
          <w:rPr>
            <w:rFonts w:hint="eastAsia"/>
          </w:rPr>
          <w:delText>模态分析方法提取底部</w:delText>
        </w:r>
        <w:r w:rsidR="00610F77" w:rsidDel="007527C2">
          <w:rPr>
            <w:rFonts w:hint="eastAsia"/>
          </w:rPr>
          <w:delText>近尾流区域</w:delText>
        </w:r>
        <w:r w:rsidR="00053B2A" w:rsidDel="007527C2">
          <w:rPr>
            <w:rFonts w:hint="eastAsia"/>
          </w:rPr>
          <w:delText>大尺度结构的动力学特征，揭示其对底部温度场的影响规律</w:delText>
        </w:r>
        <w:r w:rsidR="00610F77" w:rsidDel="007527C2">
          <w:rPr>
            <w:rFonts w:hint="eastAsia"/>
          </w:rPr>
          <w:delText>。</w:delText>
        </w:r>
      </w:del>
    </w:p>
    <w:p w14:paraId="742B5365" w14:textId="2907AA77" w:rsidR="0005260B" w:rsidRDefault="001B6BB7" w:rsidP="001B6BB7">
      <w:pPr>
        <w:pStyle w:val="main"/>
        <w:tabs>
          <w:tab w:val="left" w:pos="5698"/>
        </w:tabs>
        <w:spacing w:after="120"/>
        <w:ind w:firstLine="480"/>
      </w:pPr>
      <w:r>
        <w:tab/>
      </w:r>
    </w:p>
    <w:p w14:paraId="3FAAB45B" w14:textId="77777777" w:rsidR="0005260B" w:rsidRDefault="0005260B" w:rsidP="0005260B">
      <w:pPr>
        <w:pStyle w:val="main"/>
        <w:spacing w:after="120"/>
        <w:ind w:firstLine="480"/>
      </w:pPr>
    </w:p>
    <w:p w14:paraId="46030110" w14:textId="7BB556B4" w:rsidR="00350BC0" w:rsidDel="00603D0F" w:rsidRDefault="00603D0F" w:rsidP="00603D0F">
      <w:pPr>
        <w:ind w:firstLineChars="0" w:firstLine="0"/>
        <w:rPr>
          <w:del w:id="57" w:author="Yongkai Chen" w:date="2026-03-11T14:28:00Z" w16du:dateUtc="2026-03-11T06:28:00Z"/>
        </w:rPr>
        <w:pPrChange w:id="58" w:author="Yongkai Chen" w:date="2026-03-11T14:28:00Z" w16du:dateUtc="2026-03-11T06:28:00Z">
          <w:pPr>
            <w:ind w:firstLineChars="0" w:firstLine="0"/>
          </w:pPr>
        </w:pPrChange>
      </w:pPr>
      <w:bookmarkStart w:id="59" w:name="OLE_LINK3"/>
      <w:ins w:id="60" w:author="Yongkai Chen" w:date="2026-03-11T14:28:00Z" w16du:dateUtc="2026-03-11T06:28:00Z">
        <w:r w:rsidRPr="00603D0F">
          <w:t>Hypersonic vehicle surfaces often exhibit roughness due to factors such as manufacturing processes and aerodynamic-thermal ablation. The turbulent flow field generated by the combined effects of compressibility and rough walls differs significantly from that of smooth walls, directly impacting the aerodynamic forces and thermal protection design. Traditional experimental and simulation methods incur high costs due to the complex geometry of rough walls, hindering research on hypersonic rough-wall turbulence. To address these issues, this study proposes a computational framework integrating generative artificial intelligence (AI), Graph Neural Networks (GNN), and Time-Domain Impedance Boundary Conditions (TDIBC), aiming to alleviate the challenges and develop computational methods with strong generalization capability. The study will also explore and elucidate the effects of compressibility on hypersonic rough-wall turbulence. The project will first construct a mapping between the rough-wall geometric topology and GNN using Pore Network Modeling (PNM). Next, the GNN will be embedded into a generative AI framework to construct a spatially varying generalized impedance model</w:t>
        </w:r>
      </w:ins>
      <w:ins w:id="61" w:author="Yongkai Chen" w:date="2026-03-11T14:29:00Z" w16du:dateUtc="2026-03-11T06:29:00Z">
        <w:r>
          <w:rPr>
            <w:rFonts w:hint="eastAsia"/>
          </w:rPr>
          <w:t xml:space="preserve">. Finally, </w:t>
        </w:r>
      </w:ins>
      <w:ins w:id="62" w:author="Yongkai Chen" w:date="2026-03-11T14:31:00Z" w16du:dateUtc="2026-03-11T06:31:00Z">
        <w:r w:rsidR="0089686F">
          <w:rPr>
            <w:rFonts w:hint="eastAsia"/>
          </w:rPr>
          <w:t xml:space="preserve">the impedance model will be </w:t>
        </w:r>
        <w:r w:rsidR="0089686F">
          <w:t>incorporate</w:t>
        </w:r>
        <w:r w:rsidR="0089686F">
          <w:rPr>
            <w:rFonts w:hint="eastAsia"/>
          </w:rPr>
          <w:t xml:space="preserve">d into TDIBC, </w:t>
        </w:r>
      </w:ins>
      <w:ins w:id="63" w:author="Yongkai Chen" w:date="2026-03-11T14:28:00Z" w16du:dateUtc="2026-03-11T06:28:00Z">
        <w:r w:rsidRPr="00603D0F">
          <w:t>enabl</w:t>
        </w:r>
      </w:ins>
      <w:ins w:id="64" w:author="Yongkai Chen" w:date="2026-03-11T14:31:00Z" w16du:dateUtc="2026-03-11T06:31:00Z">
        <w:r w:rsidR="0089686F">
          <w:rPr>
            <w:rFonts w:hint="eastAsia"/>
          </w:rPr>
          <w:t>ing</w:t>
        </w:r>
      </w:ins>
      <w:ins w:id="65" w:author="Yongkai Chen" w:date="2026-03-11T14:28:00Z" w16du:dateUtc="2026-03-11T06:28:00Z">
        <w:r w:rsidRPr="00603D0F">
          <w:t xml:space="preserve"> simplified, high-fidelity, time-accurate simulations of hypersonic rough-wall turbulence. </w:t>
        </w:r>
      </w:ins>
      <w:ins w:id="66" w:author="Yongkai Chen" w:date="2026-03-11T14:31:00Z" w16du:dateUtc="2026-03-11T06:31:00Z">
        <w:r>
          <w:rPr>
            <w:rFonts w:hint="eastAsia"/>
          </w:rPr>
          <w:t>M</w:t>
        </w:r>
      </w:ins>
      <w:ins w:id="67" w:author="Yongkai Chen" w:date="2026-03-11T14:28:00Z" w16du:dateUtc="2026-03-11T06:28:00Z">
        <w:r w:rsidRPr="00603D0F">
          <w:t>odal decomposition will be performed to investigate the effects of compressibility on the evolution of near-wall turbulent coherent structures, wall stresses and aerothermal characteristics. The proposed work aims to provide theoretical foundations and numerical techniques for hypersonic rough-wall turbulence research.</w:t>
        </w:r>
      </w:ins>
      <w:del w:id="68" w:author="Yongkai Chen" w:date="2026-03-11T14:28:00Z" w16du:dateUtc="2026-03-11T06:28:00Z">
        <w:r w:rsidR="00C97F1C" w:rsidDel="00603D0F">
          <w:delText>A</w:delText>
        </w:r>
        <w:r w:rsidR="00C97F1C" w:rsidDel="00603D0F">
          <w:rPr>
            <w:rFonts w:hint="eastAsia"/>
          </w:rPr>
          <w:delText xml:space="preserve">bstract: The baseflow of the hypersonic slender vehicle </w:delText>
        </w:r>
        <w:r w:rsidR="00B20F1A" w:rsidDel="00603D0F">
          <w:delText>exhibi</w:delText>
        </w:r>
        <w:r w:rsidR="00B20F1A" w:rsidDel="00603D0F">
          <w:rPr>
            <w:rFonts w:hint="eastAsia"/>
          </w:rPr>
          <w:delText xml:space="preserve">ts unsteady, </w:delText>
        </w:r>
        <w:r w:rsidR="00C97F1C" w:rsidDel="00603D0F">
          <w:rPr>
            <w:rFonts w:hint="eastAsia"/>
          </w:rPr>
          <w:delText xml:space="preserve">complex </w:delText>
        </w:r>
        <w:r w:rsidR="00B20F1A" w:rsidDel="00603D0F">
          <w:rPr>
            <w:rFonts w:hint="eastAsia"/>
          </w:rPr>
          <w:delText xml:space="preserve">nature </w:delText>
        </w:r>
        <w:r w:rsidR="00C97F1C" w:rsidDel="00603D0F">
          <w:delText>and</w:delText>
        </w:r>
        <w:r w:rsidR="00C97F1C" w:rsidDel="00603D0F">
          <w:rPr>
            <w:rFonts w:hint="eastAsia"/>
          </w:rPr>
          <w:delText xml:space="preserve"> is hard to predict. This often leads to a highly </w:delText>
        </w:r>
        <w:r w:rsidR="00C97F1C" w:rsidDel="00603D0F">
          <w:delText>redundant</w:delText>
        </w:r>
        <w:r w:rsidR="00C97F1C" w:rsidDel="00603D0F">
          <w:rPr>
            <w:rFonts w:hint="eastAsia"/>
          </w:rPr>
          <w:delText xml:space="preserve"> design </w:delText>
        </w:r>
        <w:r w:rsidR="004362ED" w:rsidDel="00603D0F">
          <w:rPr>
            <w:rFonts w:hint="eastAsia"/>
          </w:rPr>
          <w:delText>of</w:delText>
        </w:r>
        <w:r w:rsidR="00C97F1C" w:rsidDel="00603D0F">
          <w:rPr>
            <w:rFonts w:hint="eastAsia"/>
          </w:rPr>
          <w:delText xml:space="preserve"> the base </w:delText>
        </w:r>
        <w:r w:rsidR="00C97F1C" w:rsidDel="00603D0F">
          <w:delText>thermo</w:delText>
        </w:r>
        <w:r w:rsidR="00C97F1C" w:rsidDel="00603D0F">
          <w:rPr>
            <w:rFonts w:hint="eastAsia"/>
          </w:rPr>
          <w:delText xml:space="preserve">-protection </w:delText>
        </w:r>
        <w:r w:rsidR="00A06A54" w:rsidDel="00603D0F">
          <w:rPr>
            <w:rFonts w:hint="eastAsia"/>
          </w:rPr>
          <w:delText xml:space="preserve">system, </w:delText>
        </w:r>
        <w:r w:rsidR="00A06A54" w:rsidDel="00603D0F">
          <w:delText>resulting</w:delText>
        </w:r>
        <w:r w:rsidR="00A06A54" w:rsidDel="00603D0F">
          <w:rPr>
            <w:rFonts w:hint="eastAsia"/>
          </w:rPr>
          <w:delText xml:space="preserve"> in an increase in the</w:delText>
        </w:r>
        <w:r w:rsidR="00C97F1C" w:rsidDel="00603D0F">
          <w:rPr>
            <w:rFonts w:hint="eastAsia"/>
          </w:rPr>
          <w:delText xml:space="preserve"> vehicle weight an</w:delText>
        </w:r>
        <w:r w:rsidR="00A06A54" w:rsidDel="00603D0F">
          <w:rPr>
            <w:rFonts w:hint="eastAsia"/>
          </w:rPr>
          <w:delText>d</w:delText>
        </w:r>
        <w:r w:rsidR="00C97F1C" w:rsidDel="00603D0F">
          <w:rPr>
            <w:rFonts w:hint="eastAsia"/>
          </w:rPr>
          <w:delText xml:space="preserve"> cost. To relieve this issue, the underlying flow physics</w:delText>
        </w:r>
        <w:r w:rsidR="002A228F" w:rsidDel="00603D0F">
          <w:rPr>
            <w:rFonts w:hint="eastAsia"/>
          </w:rPr>
          <w:delText xml:space="preserve"> must be </w:delText>
        </w:r>
        <w:r w:rsidR="00FD3C26" w:rsidDel="00603D0F">
          <w:rPr>
            <w:rFonts w:hint="eastAsia"/>
          </w:rPr>
          <w:delText>investigated</w:delText>
        </w:r>
        <w:r w:rsidR="002A228F" w:rsidDel="00603D0F">
          <w:rPr>
            <w:rFonts w:hint="eastAsia"/>
          </w:rPr>
          <w:delText xml:space="preserve"> first</w:delText>
        </w:r>
        <w:r w:rsidR="00C97F1C" w:rsidDel="00603D0F">
          <w:rPr>
            <w:rFonts w:hint="eastAsia"/>
          </w:rPr>
          <w:delText xml:space="preserve">. </w:delText>
        </w:r>
        <w:r w:rsidR="00606BA9" w:rsidDel="00603D0F">
          <w:rPr>
            <w:rFonts w:hint="eastAsia"/>
          </w:rPr>
          <w:delText>However, o</w:delText>
        </w:r>
        <w:r w:rsidR="00817009" w:rsidDel="00603D0F">
          <w:rPr>
            <w:rFonts w:hint="eastAsia"/>
          </w:rPr>
          <w:delText>nly</w:delText>
        </w:r>
        <w:r w:rsidR="00D031F6" w:rsidDel="00603D0F">
          <w:rPr>
            <w:rFonts w:hint="eastAsia"/>
          </w:rPr>
          <w:delText xml:space="preserve"> few relevant work</w:delText>
        </w:r>
        <w:r w:rsidR="006F15C1" w:rsidDel="00603D0F">
          <w:rPr>
            <w:rFonts w:hint="eastAsia"/>
          </w:rPr>
          <w:delText>s</w:delText>
        </w:r>
        <w:r w:rsidR="00D031F6" w:rsidDel="00603D0F">
          <w:rPr>
            <w:rFonts w:hint="eastAsia"/>
          </w:rPr>
          <w:delText xml:space="preserve"> exist in the literature</w:delText>
        </w:r>
        <w:r w:rsidR="007772A3" w:rsidDel="00603D0F">
          <w:rPr>
            <w:rFonts w:hint="eastAsia"/>
          </w:rPr>
          <w:delText xml:space="preserve"> and the </w:delText>
        </w:r>
        <w:r w:rsidR="007772A3" w:rsidDel="00603D0F">
          <w:delText>mechanism</w:delText>
        </w:r>
        <w:r w:rsidR="007772A3" w:rsidDel="00603D0F">
          <w:rPr>
            <w:rFonts w:hint="eastAsia"/>
          </w:rPr>
          <w:delText xml:space="preserve"> about how the large turbulent structures in the near wake </w:delText>
        </w:r>
        <w:r w:rsidR="007772A3" w:rsidDel="00603D0F">
          <w:delText>affect</w:delText>
        </w:r>
        <w:r w:rsidR="007772A3" w:rsidDel="00603D0F">
          <w:rPr>
            <w:rFonts w:hint="eastAsia"/>
          </w:rPr>
          <w:delText xml:space="preserve"> the temperature field remains </w:delText>
        </w:r>
        <w:r w:rsidR="007772A3" w:rsidDel="00603D0F">
          <w:delText>un</w:delText>
        </w:r>
        <w:r w:rsidR="007772A3" w:rsidDel="00603D0F">
          <w:rPr>
            <w:rFonts w:hint="eastAsia"/>
          </w:rPr>
          <w:delText>clear.</w:delText>
        </w:r>
        <w:r w:rsidR="00817009" w:rsidDel="00603D0F">
          <w:rPr>
            <w:rFonts w:hint="eastAsia"/>
          </w:rPr>
          <w:delText xml:space="preserve"> </w:delText>
        </w:r>
        <w:r w:rsidR="00F41A49" w:rsidDel="00603D0F">
          <w:rPr>
            <w:rFonts w:hint="eastAsia"/>
          </w:rPr>
          <w:delText xml:space="preserve">This is partly due to the </w:delText>
        </w:r>
        <w:r w:rsidR="00F41A49" w:rsidDel="00603D0F">
          <w:delText>limitation</w:delText>
        </w:r>
        <w:r w:rsidR="00F41A49" w:rsidDel="00603D0F">
          <w:rPr>
            <w:rFonts w:hint="eastAsia"/>
          </w:rPr>
          <w:delText xml:space="preserve"> in </w:delText>
        </w:r>
        <w:r w:rsidR="005674ED" w:rsidDel="00603D0F">
          <w:rPr>
            <w:rFonts w:hint="eastAsia"/>
          </w:rPr>
          <w:delText>various methodologies</w:delText>
        </w:r>
        <w:r w:rsidR="00B17E3D" w:rsidDel="00603D0F">
          <w:rPr>
            <w:rFonts w:hint="eastAsia"/>
          </w:rPr>
          <w:delText>, including</w:delText>
        </w:r>
        <w:r w:rsidR="005674ED" w:rsidDel="00603D0F">
          <w:rPr>
            <w:rFonts w:hint="eastAsia"/>
          </w:rPr>
          <w:delText xml:space="preserve"> </w:delText>
        </w:r>
        <w:r w:rsidR="00C006CC" w:rsidDel="00603D0F">
          <w:rPr>
            <w:rFonts w:hint="eastAsia"/>
          </w:rPr>
          <w:delText>t</w:delText>
        </w:r>
        <w:r w:rsidR="00F15288" w:rsidDel="00603D0F">
          <w:rPr>
            <w:rFonts w:hint="eastAsia"/>
          </w:rPr>
          <w:delText>he expensive and limited data</w:delText>
        </w:r>
        <w:r w:rsidR="00B56A8F" w:rsidDel="00603D0F">
          <w:rPr>
            <w:rFonts w:hint="eastAsia"/>
          </w:rPr>
          <w:delText>set</w:delText>
        </w:r>
        <w:r w:rsidR="00F15288" w:rsidDel="00603D0F">
          <w:rPr>
            <w:rFonts w:hint="eastAsia"/>
          </w:rPr>
          <w:delText xml:space="preserve"> from flight tests, the </w:delText>
        </w:r>
        <w:r w:rsidR="00F15288" w:rsidDel="00603D0F">
          <w:delText>difficulty</w:delText>
        </w:r>
        <w:r w:rsidR="00F15288" w:rsidDel="00603D0F">
          <w:rPr>
            <w:rFonts w:hint="eastAsia"/>
          </w:rPr>
          <w:delText xml:space="preserve"> in reproducing the flight </w:delText>
        </w:r>
        <w:r w:rsidR="00F15288" w:rsidDel="00603D0F">
          <w:delText>conditions</w:delText>
        </w:r>
        <w:r w:rsidR="00F15288" w:rsidDel="00603D0F">
          <w:rPr>
            <w:rFonts w:hint="eastAsia"/>
          </w:rPr>
          <w:delText xml:space="preserve"> </w:delText>
        </w:r>
        <w:r w:rsidR="00676A2F" w:rsidDel="00603D0F">
          <w:rPr>
            <w:rFonts w:hint="eastAsia"/>
          </w:rPr>
          <w:delText>in</w:delText>
        </w:r>
        <w:r w:rsidR="00E315BA" w:rsidDel="00603D0F">
          <w:rPr>
            <w:rFonts w:hint="eastAsia"/>
          </w:rPr>
          <w:delText xml:space="preserve"> </w:delText>
        </w:r>
        <w:r w:rsidR="00AF67D6" w:rsidDel="00603D0F">
          <w:delText>grou</w:delText>
        </w:r>
        <w:r w:rsidR="00AF67D6" w:rsidDel="00603D0F">
          <w:rPr>
            <w:rFonts w:hint="eastAsia"/>
          </w:rPr>
          <w:delText xml:space="preserve">nd </w:delText>
        </w:r>
        <w:r w:rsidR="00C97F1C" w:rsidDel="00603D0F">
          <w:rPr>
            <w:rFonts w:hint="eastAsia"/>
          </w:rPr>
          <w:delText>tests</w:delText>
        </w:r>
        <w:r w:rsidR="00F15288" w:rsidDel="00603D0F">
          <w:rPr>
            <w:rFonts w:hint="eastAsia"/>
          </w:rPr>
          <w:delText xml:space="preserve">, and </w:delText>
        </w:r>
        <w:r w:rsidR="00F15288" w:rsidDel="00603D0F">
          <w:delText>the</w:delText>
        </w:r>
        <w:r w:rsidR="00F15288" w:rsidDel="00603D0F">
          <w:rPr>
            <w:rFonts w:hint="eastAsia"/>
          </w:rPr>
          <w:delText xml:space="preserve"> extensive computational </w:delText>
        </w:r>
        <w:r w:rsidR="00F15288" w:rsidDel="00603D0F">
          <w:delText>resourc</w:delText>
        </w:r>
        <w:r w:rsidR="00F15288" w:rsidDel="00603D0F">
          <w:rPr>
            <w:rFonts w:hint="eastAsia"/>
          </w:rPr>
          <w:delText>es required by h</w:delText>
        </w:r>
        <w:r w:rsidR="00C97F1C" w:rsidDel="00603D0F">
          <w:rPr>
            <w:rFonts w:hint="eastAsia"/>
          </w:rPr>
          <w:delText>igh-fidelity simulations</w:delText>
        </w:r>
        <w:r w:rsidR="00F15288" w:rsidDel="00603D0F">
          <w:rPr>
            <w:rFonts w:hint="eastAsia"/>
          </w:rPr>
          <w:delText xml:space="preserve">. </w:delText>
        </w:r>
        <w:r w:rsidR="001C0B0A" w:rsidDel="00603D0F">
          <w:rPr>
            <w:rFonts w:hint="eastAsia"/>
          </w:rPr>
          <w:delText xml:space="preserve">For such </w:delText>
        </w:r>
        <w:r w:rsidR="00AB496B" w:rsidDel="00603D0F">
          <w:rPr>
            <w:rFonts w:hint="eastAsia"/>
          </w:rPr>
          <w:delText>reason</w:delText>
        </w:r>
        <w:r w:rsidR="00D21EA7" w:rsidDel="00603D0F">
          <w:rPr>
            <w:rFonts w:hint="eastAsia"/>
          </w:rPr>
          <w:delText>s</w:delText>
        </w:r>
        <w:r w:rsidR="001C0B0A" w:rsidDel="00603D0F">
          <w:rPr>
            <w:rFonts w:hint="eastAsia"/>
          </w:rPr>
          <w:delText xml:space="preserve">, </w:delText>
        </w:r>
        <w:r w:rsidR="007B0BD0" w:rsidDel="00603D0F">
          <w:rPr>
            <w:rFonts w:hint="eastAsia"/>
          </w:rPr>
          <w:delText>the current</w:delText>
        </w:r>
        <w:r w:rsidR="00C97F1C" w:rsidDel="00603D0F">
          <w:rPr>
            <w:rFonts w:hint="eastAsia"/>
          </w:rPr>
          <w:delText xml:space="preserve"> project propose</w:delText>
        </w:r>
        <w:r w:rsidR="00A06A54" w:rsidDel="00603D0F">
          <w:rPr>
            <w:rFonts w:hint="eastAsia"/>
          </w:rPr>
          <w:delText>s</w:delText>
        </w:r>
        <w:r w:rsidR="00C97F1C" w:rsidDel="00603D0F">
          <w:rPr>
            <w:rFonts w:hint="eastAsia"/>
          </w:rPr>
          <w:delText xml:space="preserve"> to develop a wall-modeled large-eddy simulation </w:delText>
        </w:r>
        <w:r w:rsidR="00A06A54" w:rsidDel="00603D0F">
          <w:rPr>
            <w:rFonts w:hint="eastAsia"/>
          </w:rPr>
          <w:delText xml:space="preserve">(WMLES) </w:delText>
        </w:r>
        <w:r w:rsidR="00D06564" w:rsidDel="00603D0F">
          <w:rPr>
            <w:rFonts w:hint="eastAsia"/>
          </w:rPr>
          <w:delText>method</w:delText>
        </w:r>
        <w:r w:rsidR="00A06A54" w:rsidDel="00603D0F">
          <w:rPr>
            <w:rFonts w:hint="eastAsia"/>
          </w:rPr>
          <w:delText xml:space="preserve"> to </w:delText>
        </w:r>
        <w:r w:rsidR="007B0BD0" w:rsidDel="00603D0F">
          <w:rPr>
            <w:rFonts w:hint="eastAsia"/>
          </w:rPr>
          <w:delText>enable</w:delText>
        </w:r>
        <w:r w:rsidR="00A06A54" w:rsidDel="00603D0F">
          <w:rPr>
            <w:rFonts w:hint="eastAsia"/>
          </w:rPr>
          <w:delText xml:space="preserve"> </w:delText>
        </w:r>
        <w:r w:rsidR="00D257B4" w:rsidDel="00603D0F">
          <w:delText>accurate</w:delText>
        </w:r>
        <w:r w:rsidR="00D257B4" w:rsidDel="00603D0F">
          <w:rPr>
            <w:rFonts w:hint="eastAsia"/>
          </w:rPr>
          <w:delText xml:space="preserve"> simulations </w:delText>
        </w:r>
        <w:r w:rsidR="000B29D2" w:rsidDel="00603D0F">
          <w:rPr>
            <w:rFonts w:hint="eastAsia"/>
          </w:rPr>
          <w:delText>at</w:delText>
        </w:r>
        <w:r w:rsidR="00D257B4" w:rsidDel="00603D0F">
          <w:rPr>
            <w:rFonts w:hint="eastAsia"/>
          </w:rPr>
          <w:delText xml:space="preserve"> reduced cost</w:delText>
        </w:r>
        <w:r w:rsidR="00A06A54" w:rsidDel="00603D0F">
          <w:rPr>
            <w:rFonts w:hint="eastAsia"/>
          </w:rPr>
          <w:delText xml:space="preserve">. The plan is to use the artificial </w:delText>
        </w:r>
        <w:r w:rsidR="00A06A54" w:rsidDel="00603D0F">
          <w:delText>intelligence</w:delText>
        </w:r>
        <w:r w:rsidR="00A06A54" w:rsidDel="00603D0F">
          <w:rPr>
            <w:rFonts w:hint="eastAsia"/>
          </w:rPr>
          <w:delText xml:space="preserve"> technique to </w:delText>
        </w:r>
        <w:r w:rsidR="00A06A54" w:rsidDel="00603D0F">
          <w:delText>construct</w:delText>
        </w:r>
        <w:r w:rsidR="00A06A54" w:rsidDel="00603D0F">
          <w:rPr>
            <w:rFonts w:hint="eastAsia"/>
          </w:rPr>
          <w:delText xml:space="preserve"> the reduced-order governing equations in the </w:delText>
        </w:r>
        <w:r w:rsidR="00817699" w:rsidDel="00603D0F">
          <w:rPr>
            <w:rFonts w:hint="eastAsia"/>
          </w:rPr>
          <w:delText>wall-</w:delText>
        </w:r>
        <w:r w:rsidR="00A06A54" w:rsidDel="00603D0F">
          <w:rPr>
            <w:rFonts w:hint="eastAsia"/>
          </w:rPr>
          <w:delText xml:space="preserve">modeled zone, with </w:delText>
        </w:r>
        <w:r w:rsidR="00A06A54" w:rsidDel="00603D0F">
          <w:delText>the</w:delText>
        </w:r>
        <w:r w:rsidR="00D031F6" w:rsidDel="00603D0F">
          <w:rPr>
            <w:rFonts w:hint="eastAsia"/>
          </w:rPr>
          <w:delText xml:space="preserve"> variable turbulent Prandtl number</w:delText>
        </w:r>
        <w:r w:rsidR="00AA65C1" w:rsidDel="00603D0F">
          <w:rPr>
            <w:rFonts w:hint="eastAsia"/>
          </w:rPr>
          <w:delText xml:space="preserve"> model</w:delText>
        </w:r>
        <w:r w:rsidR="00D031F6" w:rsidDel="00603D0F">
          <w:rPr>
            <w:rFonts w:hint="eastAsia"/>
          </w:rPr>
          <w:delText xml:space="preserve"> </w:delText>
        </w:r>
        <w:r w:rsidR="00A06A54" w:rsidDel="00603D0F">
          <w:rPr>
            <w:rFonts w:hint="eastAsia"/>
          </w:rPr>
          <w:delText xml:space="preserve">to account for the strong nonlinear </w:delText>
        </w:r>
        <w:r w:rsidR="00A06A54" w:rsidDel="00603D0F">
          <w:delText>coupling</w:delText>
        </w:r>
        <w:r w:rsidR="00A06A54" w:rsidDel="00603D0F">
          <w:rPr>
            <w:rFonts w:hint="eastAsia"/>
          </w:rPr>
          <w:delText xml:space="preserve"> of the </w:delText>
        </w:r>
        <w:r w:rsidR="00A06A54" w:rsidDel="00603D0F">
          <w:delText>momentum</w:delText>
        </w:r>
        <w:r w:rsidR="00A06A54" w:rsidDel="00603D0F">
          <w:rPr>
            <w:rFonts w:hint="eastAsia"/>
          </w:rPr>
          <w:delText xml:space="preserve"> and energy. </w:delText>
        </w:r>
        <w:r w:rsidR="00514F7F" w:rsidDel="00603D0F">
          <w:rPr>
            <w:rFonts w:hint="eastAsia"/>
          </w:rPr>
          <w:delText xml:space="preserve">Simulations of hypersonic baseflows will be performed with the </w:delText>
        </w:r>
        <w:r w:rsidR="00514F7F" w:rsidDel="00603D0F">
          <w:delText>developed</w:delText>
        </w:r>
        <w:r w:rsidR="00A06A54" w:rsidDel="00603D0F">
          <w:rPr>
            <w:rFonts w:hint="eastAsia"/>
          </w:rPr>
          <w:delText xml:space="preserve"> </w:delText>
        </w:r>
        <w:r w:rsidR="00BC105A" w:rsidDel="00603D0F">
          <w:rPr>
            <w:rFonts w:hint="eastAsia"/>
          </w:rPr>
          <w:delText xml:space="preserve">WMLES method. </w:delText>
        </w:r>
        <w:r w:rsidR="00BC105A" w:rsidDel="00603D0F">
          <w:delText>M</w:delText>
        </w:r>
        <w:r w:rsidR="00BC105A" w:rsidDel="00603D0F">
          <w:rPr>
            <w:rFonts w:hint="eastAsia"/>
          </w:rPr>
          <w:delText xml:space="preserve">odal decompositions </w:delText>
        </w:r>
        <w:r w:rsidR="00F12F14" w:rsidDel="00603D0F">
          <w:rPr>
            <w:rFonts w:hint="eastAsia"/>
          </w:rPr>
          <w:delText xml:space="preserve">techniques </w:delText>
        </w:r>
        <w:r w:rsidR="00BC105A" w:rsidDel="00603D0F">
          <w:rPr>
            <w:rFonts w:hint="eastAsia"/>
          </w:rPr>
          <w:delText xml:space="preserve">will be used to </w:delText>
        </w:r>
        <w:r w:rsidR="00BC105A" w:rsidDel="00603D0F">
          <w:delText>extrac</w:delText>
        </w:r>
        <w:r w:rsidR="00BC105A" w:rsidDel="00603D0F">
          <w:rPr>
            <w:rFonts w:hint="eastAsia"/>
          </w:rPr>
          <w:delText xml:space="preserve">t the dynamics of </w:delText>
        </w:r>
        <w:r w:rsidR="00BC105A" w:rsidDel="00603D0F">
          <w:delText>the large</w:delText>
        </w:r>
        <w:r w:rsidR="00BC105A" w:rsidDel="00603D0F">
          <w:rPr>
            <w:rFonts w:hint="eastAsia"/>
          </w:rPr>
          <w:delText xml:space="preserve"> flow structures</w:delText>
        </w:r>
        <w:r w:rsidR="00610F77" w:rsidDel="00603D0F">
          <w:rPr>
            <w:rFonts w:hint="eastAsia"/>
          </w:rPr>
          <w:delText xml:space="preserve"> in the near wake</w:delText>
        </w:r>
        <w:r w:rsidR="00F34A2F" w:rsidDel="00603D0F">
          <w:rPr>
            <w:rFonts w:hint="eastAsia"/>
          </w:rPr>
          <w:delText xml:space="preserve">. </w:delText>
        </w:r>
        <w:r w:rsidR="00610F77" w:rsidDel="00603D0F">
          <w:rPr>
            <w:rFonts w:hint="eastAsia"/>
          </w:rPr>
          <w:delText xml:space="preserve">The </w:delText>
        </w:r>
        <w:r w:rsidR="00610F77" w:rsidDel="00603D0F">
          <w:delText>governing</w:delText>
        </w:r>
        <w:r w:rsidR="00610F77" w:rsidDel="00603D0F">
          <w:rPr>
            <w:rFonts w:hint="eastAsia"/>
          </w:rPr>
          <w:delText xml:space="preserve"> mechanisms of these</w:delText>
        </w:r>
        <w:r w:rsidR="00397DE3" w:rsidDel="00603D0F">
          <w:rPr>
            <w:rFonts w:hint="eastAsia"/>
          </w:rPr>
          <w:delText xml:space="preserve"> </w:delText>
        </w:r>
        <w:r w:rsidR="00610F77" w:rsidDel="00603D0F">
          <w:rPr>
            <w:rFonts w:hint="eastAsia"/>
          </w:rPr>
          <w:delText xml:space="preserve">structures on </w:delText>
        </w:r>
        <w:r w:rsidR="00610F77" w:rsidDel="00603D0F">
          <w:delText>the</w:delText>
        </w:r>
        <w:r w:rsidR="00610F77" w:rsidDel="00603D0F">
          <w:rPr>
            <w:rFonts w:hint="eastAsia"/>
          </w:rPr>
          <w:delText xml:space="preserve"> temperature </w:delText>
        </w:r>
        <w:r w:rsidR="00BB5BDE" w:rsidDel="00603D0F">
          <w:rPr>
            <w:rFonts w:hint="eastAsia"/>
          </w:rPr>
          <w:delText>field</w:delText>
        </w:r>
        <w:r w:rsidR="00610F77" w:rsidDel="00603D0F">
          <w:rPr>
            <w:rFonts w:hint="eastAsia"/>
          </w:rPr>
          <w:delText xml:space="preserve"> will be examined</w:delText>
        </w:r>
        <w:r w:rsidR="008C3ED5" w:rsidDel="00603D0F">
          <w:rPr>
            <w:rFonts w:hint="eastAsia"/>
          </w:rPr>
          <w:delText>.</w:delText>
        </w:r>
      </w:del>
    </w:p>
    <w:bookmarkEnd w:id="59"/>
    <w:p w14:paraId="2E4B45E9" w14:textId="77777777" w:rsidR="001C0B0A" w:rsidRDefault="001C0B0A" w:rsidP="00603D0F">
      <w:pPr>
        <w:pStyle w:val="main"/>
        <w:spacing w:after="120"/>
        <w:ind w:firstLineChars="0" w:firstLine="0"/>
        <w:pPrChange w:id="69" w:author="Yongkai Chen" w:date="2026-03-11T14:28:00Z" w16du:dateUtc="2026-03-11T06:28:00Z">
          <w:pPr>
            <w:pStyle w:val="main"/>
            <w:spacing w:after="120"/>
            <w:ind w:firstLine="480"/>
          </w:pPr>
        </w:pPrChange>
      </w:pPr>
    </w:p>
    <w:p w14:paraId="6D5631EB" w14:textId="77777777" w:rsidR="001C0B0A" w:rsidRPr="001C0B0A" w:rsidRDefault="001C0B0A" w:rsidP="00350BC0">
      <w:pPr>
        <w:ind w:firstLineChars="0" w:firstLine="0"/>
      </w:pPr>
    </w:p>
    <w:p w14:paraId="7C06CC38" w14:textId="77777777" w:rsidR="00514F7F" w:rsidRDefault="00514F7F" w:rsidP="00350BC0">
      <w:pPr>
        <w:ind w:firstLineChars="0" w:firstLine="0"/>
      </w:pPr>
    </w:p>
    <w:p w14:paraId="37837A1C" w14:textId="77777777" w:rsidR="00514F7F" w:rsidRDefault="00514F7F" w:rsidP="00350BC0">
      <w:pPr>
        <w:ind w:firstLineChars="0" w:firstLine="0"/>
      </w:pPr>
    </w:p>
    <w:p w14:paraId="26DD390C" w14:textId="77777777" w:rsidR="00514F7F" w:rsidRDefault="00514F7F" w:rsidP="00350BC0">
      <w:pPr>
        <w:ind w:firstLineChars="0" w:firstLine="0"/>
      </w:pPr>
    </w:p>
    <w:p w14:paraId="75A1556F" w14:textId="77777777" w:rsidR="00514F7F" w:rsidRDefault="00514F7F" w:rsidP="00350BC0">
      <w:pPr>
        <w:ind w:firstLineChars="0" w:firstLine="0"/>
      </w:pPr>
    </w:p>
    <w:p w14:paraId="3DB0FFF7" w14:textId="77777777" w:rsidR="00514F7F" w:rsidRDefault="00514F7F" w:rsidP="00350BC0">
      <w:pPr>
        <w:ind w:firstLineChars="0" w:firstLine="0"/>
      </w:pPr>
    </w:p>
    <w:p w14:paraId="3F8E5B1E" w14:textId="77777777" w:rsidR="00514F7F" w:rsidRDefault="00514F7F" w:rsidP="00350BC0">
      <w:pPr>
        <w:ind w:firstLineChars="0" w:firstLine="0"/>
      </w:pPr>
    </w:p>
    <w:p w14:paraId="684F7145" w14:textId="77777777" w:rsidR="00514F7F" w:rsidRDefault="00514F7F" w:rsidP="00350BC0">
      <w:pPr>
        <w:ind w:firstLineChars="0" w:firstLine="0"/>
      </w:pPr>
    </w:p>
    <w:p w14:paraId="450938D4" w14:textId="724114A1" w:rsidR="00514F7F" w:rsidRPr="00A06A54" w:rsidRDefault="00514F7F" w:rsidP="00350BC0">
      <w:pPr>
        <w:ind w:firstLineChars="0" w:firstLine="0"/>
      </w:pPr>
    </w:p>
    <w:sectPr w:rsidR="00514F7F" w:rsidRPr="00A06A5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4F59" w14:textId="77777777" w:rsidR="00C63175" w:rsidRDefault="00C63175" w:rsidP="00D031F6">
      <w:pPr>
        <w:spacing w:line="240" w:lineRule="auto"/>
        <w:ind w:firstLine="480"/>
      </w:pPr>
      <w:r>
        <w:separator/>
      </w:r>
    </w:p>
  </w:endnote>
  <w:endnote w:type="continuationSeparator" w:id="0">
    <w:p w14:paraId="738E2A39" w14:textId="77777777" w:rsidR="00C63175" w:rsidRDefault="00C63175" w:rsidP="00D031F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KaiTi_GB2312">
    <w:altName w:val="KaiT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676F" w14:textId="77777777" w:rsidR="00D031F6" w:rsidRDefault="00D031F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21E8" w14:textId="77777777" w:rsidR="00D031F6" w:rsidRDefault="00D031F6">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A562" w14:textId="77777777" w:rsidR="00D031F6" w:rsidRDefault="00D031F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D5C38" w14:textId="77777777" w:rsidR="00C63175" w:rsidRDefault="00C63175" w:rsidP="00D031F6">
      <w:pPr>
        <w:spacing w:line="240" w:lineRule="auto"/>
        <w:ind w:firstLine="480"/>
      </w:pPr>
      <w:r>
        <w:separator/>
      </w:r>
    </w:p>
  </w:footnote>
  <w:footnote w:type="continuationSeparator" w:id="0">
    <w:p w14:paraId="1687AC24" w14:textId="77777777" w:rsidR="00C63175" w:rsidRDefault="00C63175" w:rsidP="00D031F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2F1" w14:textId="77777777" w:rsidR="00D031F6" w:rsidRDefault="00D031F6">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4F61" w14:textId="77777777" w:rsidR="00D031F6" w:rsidRDefault="00D031F6">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B09" w14:textId="77777777" w:rsidR="00D031F6" w:rsidRDefault="00D031F6">
    <w:pPr>
      <w:pStyle w:val="Header"/>
      <w:ind w:firstLine="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ngkai Chen">
    <w15:presenceInfo w15:providerId="Windows Live" w15:userId="fe6914e68caa29f1"/>
  </w15:person>
  <w15:person w15:author="Chen, Yongkai">
    <w15:presenceInfo w15:providerId="AD" w15:userId="S::chen1305@purdue.edu::33c52c70-048b-43a1-ad4d-41ec46a5c0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bordersDoNotSurroundHeader/>
  <w:bordersDoNotSurroundFooter/>
  <w:proofState w:spelling="clean" w:grammar="clean"/>
  <w:revisionView w:markup="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C0"/>
    <w:rsid w:val="00024CCF"/>
    <w:rsid w:val="000424E3"/>
    <w:rsid w:val="000435A3"/>
    <w:rsid w:val="0005260B"/>
    <w:rsid w:val="00053B2A"/>
    <w:rsid w:val="000564D8"/>
    <w:rsid w:val="00076F41"/>
    <w:rsid w:val="000A1136"/>
    <w:rsid w:val="000A1853"/>
    <w:rsid w:val="000B28A5"/>
    <w:rsid w:val="000B29D2"/>
    <w:rsid w:val="000D76EC"/>
    <w:rsid w:val="000D7E7B"/>
    <w:rsid w:val="000E1358"/>
    <w:rsid w:val="000E4AA8"/>
    <w:rsid w:val="00177EE3"/>
    <w:rsid w:val="001B6BB7"/>
    <w:rsid w:val="001C0B0A"/>
    <w:rsid w:val="001C43FD"/>
    <w:rsid w:val="001C448F"/>
    <w:rsid w:val="00222745"/>
    <w:rsid w:val="002A228F"/>
    <w:rsid w:val="002C2AF8"/>
    <w:rsid w:val="002D59DF"/>
    <w:rsid w:val="00301B45"/>
    <w:rsid w:val="003038F1"/>
    <w:rsid w:val="00311269"/>
    <w:rsid w:val="00316A8A"/>
    <w:rsid w:val="003378D8"/>
    <w:rsid w:val="00345DFE"/>
    <w:rsid w:val="003475A4"/>
    <w:rsid w:val="00350BC0"/>
    <w:rsid w:val="00352ECF"/>
    <w:rsid w:val="00356B90"/>
    <w:rsid w:val="0037594B"/>
    <w:rsid w:val="00391D90"/>
    <w:rsid w:val="00397DE3"/>
    <w:rsid w:val="003A47ED"/>
    <w:rsid w:val="003B6ADF"/>
    <w:rsid w:val="003D0ACF"/>
    <w:rsid w:val="0041478B"/>
    <w:rsid w:val="004362ED"/>
    <w:rsid w:val="00444F18"/>
    <w:rsid w:val="00451511"/>
    <w:rsid w:val="00471E95"/>
    <w:rsid w:val="004751AE"/>
    <w:rsid w:val="004765A8"/>
    <w:rsid w:val="0049585A"/>
    <w:rsid w:val="004A1F78"/>
    <w:rsid w:val="004A45A5"/>
    <w:rsid w:val="004A7BF2"/>
    <w:rsid w:val="004B12AB"/>
    <w:rsid w:val="004B32FA"/>
    <w:rsid w:val="004C3D2E"/>
    <w:rsid w:val="004C7307"/>
    <w:rsid w:val="004E2206"/>
    <w:rsid w:val="004E4567"/>
    <w:rsid w:val="004F473F"/>
    <w:rsid w:val="004F50AC"/>
    <w:rsid w:val="005010B8"/>
    <w:rsid w:val="00514F7F"/>
    <w:rsid w:val="00530C32"/>
    <w:rsid w:val="00543393"/>
    <w:rsid w:val="00547136"/>
    <w:rsid w:val="00566972"/>
    <w:rsid w:val="005674ED"/>
    <w:rsid w:val="00590EB4"/>
    <w:rsid w:val="005A760D"/>
    <w:rsid w:val="005B7E38"/>
    <w:rsid w:val="00603D0F"/>
    <w:rsid w:val="00606BA9"/>
    <w:rsid w:val="00610F77"/>
    <w:rsid w:val="0062173F"/>
    <w:rsid w:val="00637C5F"/>
    <w:rsid w:val="00650F8A"/>
    <w:rsid w:val="00673669"/>
    <w:rsid w:val="006755B8"/>
    <w:rsid w:val="00676A2F"/>
    <w:rsid w:val="006A1AEF"/>
    <w:rsid w:val="006C02D6"/>
    <w:rsid w:val="006C61EF"/>
    <w:rsid w:val="006D105E"/>
    <w:rsid w:val="006E6C3A"/>
    <w:rsid w:val="006F15C1"/>
    <w:rsid w:val="006F4D1A"/>
    <w:rsid w:val="007003DB"/>
    <w:rsid w:val="00720B4E"/>
    <w:rsid w:val="00733F5A"/>
    <w:rsid w:val="007527C2"/>
    <w:rsid w:val="00770395"/>
    <w:rsid w:val="00774F64"/>
    <w:rsid w:val="007772A3"/>
    <w:rsid w:val="007826AB"/>
    <w:rsid w:val="00784662"/>
    <w:rsid w:val="007955E5"/>
    <w:rsid w:val="007A18C8"/>
    <w:rsid w:val="007B0BD0"/>
    <w:rsid w:val="007B349E"/>
    <w:rsid w:val="007B57DB"/>
    <w:rsid w:val="007E0C16"/>
    <w:rsid w:val="007F0288"/>
    <w:rsid w:val="007F69B9"/>
    <w:rsid w:val="0081069C"/>
    <w:rsid w:val="00816847"/>
    <w:rsid w:val="00817009"/>
    <w:rsid w:val="00817699"/>
    <w:rsid w:val="00820DBD"/>
    <w:rsid w:val="0082166D"/>
    <w:rsid w:val="00866824"/>
    <w:rsid w:val="0087512A"/>
    <w:rsid w:val="00875BC6"/>
    <w:rsid w:val="00892A68"/>
    <w:rsid w:val="0089686F"/>
    <w:rsid w:val="008A4ED7"/>
    <w:rsid w:val="008B2CBD"/>
    <w:rsid w:val="008C3ED5"/>
    <w:rsid w:val="008D4D58"/>
    <w:rsid w:val="008D69D6"/>
    <w:rsid w:val="008E29F2"/>
    <w:rsid w:val="008E7635"/>
    <w:rsid w:val="00916A72"/>
    <w:rsid w:val="00997F11"/>
    <w:rsid w:val="009D0806"/>
    <w:rsid w:val="009D2698"/>
    <w:rsid w:val="009D3CA8"/>
    <w:rsid w:val="009D7A60"/>
    <w:rsid w:val="009E07DC"/>
    <w:rsid w:val="009F73F9"/>
    <w:rsid w:val="00A06A54"/>
    <w:rsid w:val="00A32D8C"/>
    <w:rsid w:val="00A370AE"/>
    <w:rsid w:val="00A7184B"/>
    <w:rsid w:val="00A72A8A"/>
    <w:rsid w:val="00AA3524"/>
    <w:rsid w:val="00AA59B9"/>
    <w:rsid w:val="00AA65C1"/>
    <w:rsid w:val="00AB496B"/>
    <w:rsid w:val="00AE54C7"/>
    <w:rsid w:val="00AF67D6"/>
    <w:rsid w:val="00B12714"/>
    <w:rsid w:val="00B1677E"/>
    <w:rsid w:val="00B17E3D"/>
    <w:rsid w:val="00B20F1A"/>
    <w:rsid w:val="00B357FD"/>
    <w:rsid w:val="00B51A83"/>
    <w:rsid w:val="00B56A8F"/>
    <w:rsid w:val="00B61431"/>
    <w:rsid w:val="00B62836"/>
    <w:rsid w:val="00B84126"/>
    <w:rsid w:val="00B94143"/>
    <w:rsid w:val="00B9459C"/>
    <w:rsid w:val="00BB5BDE"/>
    <w:rsid w:val="00BB6FA7"/>
    <w:rsid w:val="00BC105A"/>
    <w:rsid w:val="00BC39C5"/>
    <w:rsid w:val="00BC45AF"/>
    <w:rsid w:val="00BD6187"/>
    <w:rsid w:val="00C006CC"/>
    <w:rsid w:val="00C4119F"/>
    <w:rsid w:val="00C63175"/>
    <w:rsid w:val="00C76EB8"/>
    <w:rsid w:val="00C97F1C"/>
    <w:rsid w:val="00CF0E18"/>
    <w:rsid w:val="00CF1D2F"/>
    <w:rsid w:val="00D031F6"/>
    <w:rsid w:val="00D06564"/>
    <w:rsid w:val="00D07333"/>
    <w:rsid w:val="00D13E77"/>
    <w:rsid w:val="00D174C5"/>
    <w:rsid w:val="00D21EA7"/>
    <w:rsid w:val="00D257B4"/>
    <w:rsid w:val="00D3308B"/>
    <w:rsid w:val="00D43727"/>
    <w:rsid w:val="00D43F28"/>
    <w:rsid w:val="00D44611"/>
    <w:rsid w:val="00D729E1"/>
    <w:rsid w:val="00D90064"/>
    <w:rsid w:val="00D904E8"/>
    <w:rsid w:val="00D942AD"/>
    <w:rsid w:val="00DC184D"/>
    <w:rsid w:val="00DC465D"/>
    <w:rsid w:val="00E11DAC"/>
    <w:rsid w:val="00E21433"/>
    <w:rsid w:val="00E315BA"/>
    <w:rsid w:val="00E43105"/>
    <w:rsid w:val="00E4754C"/>
    <w:rsid w:val="00E86738"/>
    <w:rsid w:val="00EA5543"/>
    <w:rsid w:val="00EB2874"/>
    <w:rsid w:val="00F12F14"/>
    <w:rsid w:val="00F1496A"/>
    <w:rsid w:val="00F15288"/>
    <w:rsid w:val="00F21BC6"/>
    <w:rsid w:val="00F34A2F"/>
    <w:rsid w:val="00F41A49"/>
    <w:rsid w:val="00F56E17"/>
    <w:rsid w:val="00F657A9"/>
    <w:rsid w:val="00F963B9"/>
    <w:rsid w:val="00FA656A"/>
    <w:rsid w:val="00FD3C26"/>
    <w:rsid w:val="00FD5783"/>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A3EB09"/>
  <w15:chartTrackingRefBased/>
  <w15:docId w15:val="{110BF707-F3DF-6140-9409-DD69421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BC0"/>
    <w:pPr>
      <w:widowControl w:val="0"/>
      <w:spacing w:line="440" w:lineRule="exact"/>
      <w:ind w:firstLineChars="200" w:firstLine="200"/>
      <w:jc w:val="both"/>
    </w:pPr>
  </w:style>
  <w:style w:type="paragraph" w:styleId="Heading1">
    <w:name w:val="heading 1"/>
    <w:basedOn w:val="Normal"/>
    <w:next w:val="Normal"/>
    <w:link w:val="Heading1Char"/>
    <w:uiPriority w:val="9"/>
    <w:qFormat/>
    <w:rsid w:val="00350BC0"/>
    <w:pPr>
      <w:keepNext/>
      <w:keepLines/>
      <w:widowControl/>
      <w:spacing w:before="480" w:after="80" w:line="240" w:lineRule="auto"/>
      <w:ind w:firstLineChars="0" w:firstLine="0"/>
      <w:jc w:val="left"/>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50BC0"/>
    <w:pPr>
      <w:keepNext/>
      <w:keepLines/>
      <w:widowControl/>
      <w:spacing w:before="160" w:after="80" w:line="240" w:lineRule="auto"/>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50BC0"/>
    <w:pPr>
      <w:keepNext/>
      <w:keepLines/>
      <w:widowControl/>
      <w:spacing w:before="160" w:after="80" w:line="240" w:lineRule="auto"/>
      <w:ind w:firstLineChars="0" w:firstLine="0"/>
      <w:jc w:val="left"/>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50BC0"/>
    <w:pPr>
      <w:keepNext/>
      <w:keepLines/>
      <w:widowControl/>
      <w:spacing w:before="80" w:after="40" w:line="240" w:lineRule="auto"/>
      <w:ind w:firstLineChars="0" w:firstLine="0"/>
      <w:jc w:val="left"/>
      <w:outlineLvl w:val="3"/>
    </w:pPr>
    <w:rPr>
      <w:rFonts w:asciiTheme="minorHAnsi" w:eastAsiaTheme="min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50BC0"/>
    <w:pPr>
      <w:keepNext/>
      <w:keepLines/>
      <w:widowControl/>
      <w:spacing w:before="80" w:after="40" w:line="240" w:lineRule="auto"/>
      <w:ind w:firstLineChars="0" w:firstLine="0"/>
      <w:jc w:val="left"/>
      <w:outlineLvl w:val="4"/>
    </w:pPr>
    <w:rPr>
      <w:rFonts w:asciiTheme="minorHAnsi" w:eastAsiaTheme="min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0BC0"/>
    <w:pPr>
      <w:keepNext/>
      <w:keepLines/>
      <w:widowControl/>
      <w:spacing w:before="40" w:line="240" w:lineRule="auto"/>
      <w:ind w:firstLineChars="0" w:firstLine="0"/>
      <w:jc w:val="left"/>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350BC0"/>
    <w:pPr>
      <w:keepNext/>
      <w:keepLines/>
      <w:widowControl/>
      <w:spacing w:before="40" w:line="240" w:lineRule="auto"/>
      <w:ind w:firstLineChars="0" w:firstLine="0"/>
      <w:jc w:val="left"/>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350BC0"/>
    <w:pPr>
      <w:keepNext/>
      <w:keepLines/>
      <w:widowControl/>
      <w:spacing w:line="240" w:lineRule="auto"/>
      <w:ind w:firstLineChars="0" w:firstLine="0"/>
      <w:jc w:val="left"/>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350BC0"/>
    <w:pPr>
      <w:keepNext/>
      <w:keepLines/>
      <w:widowControl/>
      <w:spacing w:line="240" w:lineRule="auto"/>
      <w:ind w:firstLineChars="0" w:firstLine="0"/>
      <w:jc w:val="left"/>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C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50BC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50BC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50BC0"/>
    <w:rPr>
      <w:rFonts w:asciiTheme="minorHAnsi" w:eastAsiaTheme="min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50BC0"/>
    <w:rPr>
      <w:rFonts w:asciiTheme="minorHAnsi" w:eastAsiaTheme="min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0BC0"/>
    <w:rPr>
      <w:rFonts w:asciiTheme="minorHAnsi" w:eastAsiaTheme="minorEastAsia"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350BC0"/>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350BC0"/>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350BC0"/>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350BC0"/>
    <w:pPr>
      <w:widowControl/>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BC0"/>
    <w:pPr>
      <w:widowControl/>
      <w:numPr>
        <w:ilvl w:val="1"/>
      </w:numPr>
      <w:spacing w:after="160" w:line="240" w:lineRule="auto"/>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BC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BC0"/>
    <w:pPr>
      <w:widowControl/>
      <w:spacing w:before="160" w:after="160" w:line="240" w:lineRule="auto"/>
      <w:ind w:firstLineChars="0" w:firstLine="0"/>
      <w:jc w:val="center"/>
    </w:pPr>
    <w:rPr>
      <w:i/>
      <w:iCs/>
      <w:color w:val="404040" w:themeColor="text1" w:themeTint="BF"/>
    </w:rPr>
  </w:style>
  <w:style w:type="character" w:customStyle="1" w:styleId="QuoteChar">
    <w:name w:val="Quote Char"/>
    <w:basedOn w:val="DefaultParagraphFont"/>
    <w:link w:val="Quote"/>
    <w:uiPriority w:val="29"/>
    <w:rsid w:val="00350BC0"/>
    <w:rPr>
      <w:i/>
      <w:iCs/>
      <w:color w:val="404040" w:themeColor="text1" w:themeTint="BF"/>
    </w:rPr>
  </w:style>
  <w:style w:type="paragraph" w:styleId="ListParagraph">
    <w:name w:val="List Paragraph"/>
    <w:basedOn w:val="Normal"/>
    <w:uiPriority w:val="34"/>
    <w:qFormat/>
    <w:rsid w:val="00350BC0"/>
    <w:pPr>
      <w:widowControl/>
      <w:spacing w:line="240" w:lineRule="auto"/>
      <w:ind w:left="720" w:firstLineChars="0" w:firstLine="0"/>
      <w:contextualSpacing/>
      <w:jc w:val="left"/>
    </w:pPr>
  </w:style>
  <w:style w:type="character" w:styleId="IntenseEmphasis">
    <w:name w:val="Intense Emphasis"/>
    <w:basedOn w:val="DefaultParagraphFont"/>
    <w:uiPriority w:val="21"/>
    <w:qFormat/>
    <w:rsid w:val="00350BC0"/>
    <w:rPr>
      <w:i/>
      <w:iCs/>
      <w:color w:val="0F4761" w:themeColor="accent1" w:themeShade="BF"/>
    </w:rPr>
  </w:style>
  <w:style w:type="paragraph" w:styleId="IntenseQuote">
    <w:name w:val="Intense Quote"/>
    <w:basedOn w:val="Normal"/>
    <w:next w:val="Normal"/>
    <w:link w:val="IntenseQuoteChar"/>
    <w:uiPriority w:val="30"/>
    <w:qFormat/>
    <w:rsid w:val="00350BC0"/>
    <w:pPr>
      <w:widowControl/>
      <w:pBdr>
        <w:top w:val="single" w:sz="4" w:space="10" w:color="0F4761" w:themeColor="accent1" w:themeShade="BF"/>
        <w:bottom w:val="single" w:sz="4" w:space="10" w:color="0F4761" w:themeColor="accent1" w:themeShade="BF"/>
      </w:pBdr>
      <w:spacing w:before="360" w:after="360" w:line="240" w:lineRule="auto"/>
      <w:ind w:left="864" w:right="864" w:firstLineChars="0"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50BC0"/>
    <w:rPr>
      <w:i/>
      <w:iCs/>
      <w:color w:val="0F4761" w:themeColor="accent1" w:themeShade="BF"/>
    </w:rPr>
  </w:style>
  <w:style w:type="character" w:styleId="IntenseReference">
    <w:name w:val="Intense Reference"/>
    <w:basedOn w:val="DefaultParagraphFont"/>
    <w:uiPriority w:val="32"/>
    <w:qFormat/>
    <w:rsid w:val="00350BC0"/>
    <w:rPr>
      <w:b/>
      <w:bCs/>
      <w:smallCaps/>
      <w:color w:val="0F4761" w:themeColor="accent1" w:themeShade="BF"/>
      <w:spacing w:val="5"/>
    </w:rPr>
  </w:style>
  <w:style w:type="paragraph" w:customStyle="1" w:styleId="main">
    <w:name w:val="main"/>
    <w:basedOn w:val="Normal"/>
    <w:qFormat/>
    <w:rsid w:val="0082166D"/>
    <w:pPr>
      <w:adjustRightInd w:val="0"/>
      <w:snapToGrid w:val="0"/>
      <w:spacing w:afterLines="50" w:after="50"/>
    </w:pPr>
    <w:rPr>
      <w:rFonts w:cs="KaiTi_GB2312"/>
      <w:bCs/>
      <w:szCs w:val="32"/>
    </w:rPr>
  </w:style>
  <w:style w:type="paragraph" w:styleId="Header">
    <w:name w:val="header"/>
    <w:basedOn w:val="Normal"/>
    <w:link w:val="HeaderChar"/>
    <w:uiPriority w:val="99"/>
    <w:unhideWhenUsed/>
    <w:rsid w:val="00D031F6"/>
    <w:pPr>
      <w:tabs>
        <w:tab w:val="center" w:pos="4680"/>
        <w:tab w:val="right" w:pos="9360"/>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D031F6"/>
    <w:rPr>
      <w:sz w:val="18"/>
      <w:szCs w:val="18"/>
    </w:rPr>
  </w:style>
  <w:style w:type="paragraph" w:styleId="Footer">
    <w:name w:val="footer"/>
    <w:basedOn w:val="Normal"/>
    <w:link w:val="FooterChar"/>
    <w:uiPriority w:val="99"/>
    <w:unhideWhenUsed/>
    <w:rsid w:val="00D031F6"/>
    <w:pPr>
      <w:tabs>
        <w:tab w:val="center" w:pos="4680"/>
        <w:tab w:val="right" w:pos="9360"/>
      </w:tabs>
      <w:snapToGrid w:val="0"/>
      <w:spacing w:line="240" w:lineRule="atLeast"/>
      <w:jc w:val="left"/>
    </w:pPr>
    <w:rPr>
      <w:sz w:val="18"/>
      <w:szCs w:val="18"/>
    </w:rPr>
  </w:style>
  <w:style w:type="character" w:customStyle="1" w:styleId="FooterChar">
    <w:name w:val="Footer Char"/>
    <w:basedOn w:val="DefaultParagraphFont"/>
    <w:link w:val="Footer"/>
    <w:uiPriority w:val="99"/>
    <w:rsid w:val="00D031F6"/>
    <w:rPr>
      <w:sz w:val="18"/>
      <w:szCs w:val="18"/>
    </w:rPr>
  </w:style>
  <w:style w:type="paragraph" w:styleId="Revision">
    <w:name w:val="Revision"/>
    <w:hidden/>
    <w:uiPriority w:val="99"/>
    <w:semiHidden/>
    <w:rsid w:val="00B62836"/>
  </w:style>
  <w:style w:type="paragraph" w:styleId="NormalWeb">
    <w:name w:val="Normal (Web)"/>
    <w:basedOn w:val="Normal"/>
    <w:uiPriority w:val="99"/>
    <w:semiHidden/>
    <w:unhideWhenUsed/>
    <w:rsid w:val="00345DFE"/>
    <w:pPr>
      <w:widowControl/>
      <w:spacing w:before="100" w:beforeAutospacing="1" w:after="100" w:afterAutospacing="1" w:line="240" w:lineRule="auto"/>
      <w:ind w:firstLineChars="0" w:firstLine="0"/>
      <w:jc w:val="left"/>
    </w:pPr>
    <w:rPr>
      <w:rFonts w:eastAsia="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0182-FAE3-BF43-B9BC-40F576FC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Yongkai</dc:creator>
  <cp:keywords/>
  <dc:description/>
  <cp:lastModifiedBy>Yongkai Chen</cp:lastModifiedBy>
  <cp:revision>210</cp:revision>
  <dcterms:created xsi:type="dcterms:W3CDTF">2024-03-04T03:02:00Z</dcterms:created>
  <dcterms:modified xsi:type="dcterms:W3CDTF">2026-03-11T07:34:00Z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2024-03-04T03:03:00Z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bd45d9c9-1998-4d67-885e-88e2c456a8c4</vt:lpwstr>
  </property>
  <property fmtid="{D5CDD505-2E9C-101B-9397-08002B2CF9AE}" pid="8" name="MSIP_Label_4044bd30-2ed7-4c9d-9d12-46200872a97b_ContentBits">
    <vt:lpwstr>0</vt:lpwstr>
  </property>
</Properties>
</file>